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20691" w14:textId="3382B2DD" w:rsidR="00DF7EB7" w:rsidRPr="00BF6491" w:rsidRDefault="00BF6491" w:rsidP="00BF6491">
      <w:pPr>
        <w:jc w:val="center"/>
        <w:rPr>
          <w:rFonts w:asciiTheme="minorHAnsi" w:hAnsiTheme="minorHAnsi" w:cstheme="minorHAnsi"/>
          <w:b/>
        </w:rPr>
      </w:pPr>
      <w:r>
        <w:rPr>
          <w:noProof/>
          <w:lang w:eastAsia="en-GB"/>
        </w:rPr>
        <w:drawing>
          <wp:anchor distT="0" distB="0" distL="114300" distR="114300" simplePos="0" relativeHeight="251661312" behindDoc="0" locked="0" layoutInCell="1" allowOverlap="1" wp14:anchorId="698BFA4C" wp14:editId="4FB20CBF">
            <wp:simplePos x="0" y="0"/>
            <wp:positionH relativeFrom="column">
              <wp:posOffset>4667250</wp:posOffset>
            </wp:positionH>
            <wp:positionV relativeFrom="paragraph">
              <wp:posOffset>-369570</wp:posOffset>
            </wp:positionV>
            <wp:extent cx="1472288" cy="923925"/>
            <wp:effectExtent l="0" t="0" r="0" b="0"/>
            <wp:wrapNone/>
            <wp:docPr id="3" name="Picture 3" descr="SEQOHS_LOGO_MAST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QOHS_LOGO_MASTER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72288" cy="923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59264" behindDoc="1" locked="0" layoutInCell="1" allowOverlap="1" wp14:anchorId="4D250A64" wp14:editId="1B68943F">
            <wp:simplePos x="0" y="0"/>
            <wp:positionH relativeFrom="column">
              <wp:posOffset>-352425</wp:posOffset>
            </wp:positionH>
            <wp:positionV relativeFrom="paragraph">
              <wp:posOffset>-295275</wp:posOffset>
            </wp:positionV>
            <wp:extent cx="1533525" cy="748246"/>
            <wp:effectExtent l="0" t="0" r="0" b="0"/>
            <wp:wrapNone/>
            <wp:docPr id="2" name="Picture 2" descr="logo-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mast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748246"/>
                    </a:xfrm>
                    <a:prstGeom prst="rect">
                      <a:avLst/>
                    </a:prstGeom>
                    <a:noFill/>
                    <a:ln>
                      <a:noFill/>
                    </a:ln>
                  </pic:spPr>
                </pic:pic>
              </a:graphicData>
            </a:graphic>
            <wp14:sizeRelH relativeFrom="page">
              <wp14:pctWidth>0</wp14:pctWidth>
            </wp14:sizeRelH>
            <wp14:sizeRelV relativeFrom="page">
              <wp14:pctHeight>0</wp14:pctHeight>
            </wp14:sizeRelV>
          </wp:anchor>
        </w:drawing>
      </w:r>
      <w:r w:rsidR="00DF7EB7" w:rsidRPr="00DF7EB7">
        <w:rPr>
          <w:rFonts w:asciiTheme="minorHAnsi" w:hAnsiTheme="minorHAnsi" w:cstheme="minorHAnsi"/>
          <w:b/>
          <w:sz w:val="24"/>
        </w:rPr>
        <w:t>OCCUPATIONAL HEALTH MEDICAL QUESTIONNAIRE</w:t>
      </w:r>
    </w:p>
    <w:p w14:paraId="1392AFB6" w14:textId="77777777" w:rsidR="00DF7EB7" w:rsidRPr="00DF7EB7" w:rsidRDefault="00DF7EB7" w:rsidP="00DF7EB7">
      <w:pPr>
        <w:jc w:val="center"/>
        <w:rPr>
          <w:rFonts w:asciiTheme="minorHAnsi" w:hAnsiTheme="minorHAnsi" w:cstheme="minorHAnsi"/>
          <w:b/>
          <w:color w:val="FF0000"/>
          <w:sz w:val="24"/>
          <w:szCs w:val="20"/>
        </w:rPr>
      </w:pPr>
      <w:r>
        <w:rPr>
          <w:rFonts w:asciiTheme="minorHAnsi" w:hAnsiTheme="minorHAnsi" w:cstheme="minorHAnsi"/>
          <w:b/>
          <w:color w:val="FF0000"/>
          <w:sz w:val="24"/>
          <w:szCs w:val="20"/>
        </w:rPr>
        <w:t>(NIGHT WORKER)</w:t>
      </w:r>
    </w:p>
    <w:p w14:paraId="7D6B9415" w14:textId="77777777" w:rsidR="00DF7EB7" w:rsidRDefault="00DF7EB7" w:rsidP="00DF7EB7">
      <w:pPr>
        <w:pStyle w:val="HRTitle"/>
        <w:ind w:right="4"/>
        <w:rPr>
          <w:b w:val="0"/>
          <w:sz w:val="22"/>
          <w:szCs w:val="24"/>
          <w:lang w:eastAsia="en-US"/>
        </w:rPr>
      </w:pPr>
    </w:p>
    <w:p w14:paraId="231CE7F6" w14:textId="77777777" w:rsidR="00C50EFC" w:rsidRPr="00E04FC2" w:rsidRDefault="00C50EFC" w:rsidP="00DF7EB7">
      <w:pPr>
        <w:pStyle w:val="HRTitle"/>
        <w:ind w:right="4"/>
        <w:jc w:val="center"/>
        <w:rPr>
          <w:rFonts w:asciiTheme="minorHAnsi" w:hAnsiTheme="minorHAnsi" w:cstheme="minorHAnsi"/>
          <w:sz w:val="20"/>
          <w:u w:val="single"/>
        </w:rPr>
      </w:pPr>
      <w:r w:rsidRPr="00E04FC2">
        <w:rPr>
          <w:rFonts w:asciiTheme="minorHAnsi" w:hAnsiTheme="minorHAnsi" w:cstheme="minorHAnsi"/>
          <w:sz w:val="20"/>
          <w:u w:val="single"/>
        </w:rPr>
        <w:t>The Working Time Regulations 1998 Health Assessment Questionnaire - Night Workers</w:t>
      </w:r>
    </w:p>
    <w:p w14:paraId="26FB8570" w14:textId="77777777" w:rsidR="00C50EFC" w:rsidRPr="00E04FC2" w:rsidRDefault="00C50EFC" w:rsidP="00C50EFC">
      <w:pPr>
        <w:jc w:val="center"/>
        <w:rPr>
          <w:rFonts w:asciiTheme="minorHAnsi" w:hAnsiTheme="minorHAnsi" w:cstheme="minorHAnsi"/>
          <w:sz w:val="20"/>
          <w:szCs w:val="20"/>
        </w:rPr>
      </w:pPr>
    </w:p>
    <w:p w14:paraId="1A3ACE97" w14:textId="6547C045" w:rsidR="00C50EFC" w:rsidRPr="00E04FC2" w:rsidRDefault="00C50EFC" w:rsidP="00C50EFC">
      <w:pPr>
        <w:pStyle w:val="HRText"/>
        <w:jc w:val="center"/>
        <w:rPr>
          <w:rFonts w:asciiTheme="minorHAnsi" w:hAnsiTheme="minorHAnsi" w:cstheme="minorHAnsi"/>
          <w:sz w:val="16"/>
        </w:rPr>
      </w:pPr>
      <w:r w:rsidRPr="00E04FC2">
        <w:rPr>
          <w:rFonts w:asciiTheme="minorHAnsi" w:hAnsiTheme="minorHAnsi" w:cstheme="minorHAnsi"/>
          <w:sz w:val="16"/>
        </w:rPr>
        <w:t xml:space="preserve">A night worker is an employee who is scheduled to work at least 3 hours of his/her daily working time during </w:t>
      </w:r>
      <w:r w:rsidR="00C64368" w:rsidRPr="00E04FC2">
        <w:rPr>
          <w:rFonts w:asciiTheme="minorHAnsi" w:hAnsiTheme="minorHAnsi" w:cstheme="minorHAnsi"/>
          <w:sz w:val="16"/>
        </w:rPr>
        <w:t>night-time</w:t>
      </w:r>
      <w:r w:rsidRPr="00E04FC2">
        <w:rPr>
          <w:rFonts w:asciiTheme="minorHAnsi" w:hAnsiTheme="minorHAnsi" w:cstheme="minorHAnsi"/>
          <w:sz w:val="16"/>
        </w:rPr>
        <w:t xml:space="preserve"> on the majority of days on which he/she is scheduled to work.</w:t>
      </w:r>
      <w:r w:rsidR="00C64368">
        <w:rPr>
          <w:rFonts w:asciiTheme="minorHAnsi" w:hAnsiTheme="minorHAnsi" w:cstheme="minorHAnsi"/>
          <w:sz w:val="16"/>
        </w:rPr>
        <w:t xml:space="preserve"> </w:t>
      </w:r>
      <w:r w:rsidR="00C64368" w:rsidRPr="00E04FC2">
        <w:rPr>
          <w:rFonts w:asciiTheme="minorHAnsi" w:hAnsiTheme="minorHAnsi" w:cstheme="minorHAnsi"/>
          <w:sz w:val="16"/>
        </w:rPr>
        <w:t>Night-time</w:t>
      </w:r>
      <w:r w:rsidRPr="00E04FC2">
        <w:rPr>
          <w:rFonts w:asciiTheme="minorHAnsi" w:hAnsiTheme="minorHAnsi" w:cstheme="minorHAnsi"/>
          <w:sz w:val="16"/>
        </w:rPr>
        <w:t xml:space="preserve"> is defined as the period between 11 pm and 6 am.</w:t>
      </w:r>
    </w:p>
    <w:p w14:paraId="5D143379" w14:textId="77777777" w:rsidR="00C50EFC" w:rsidRPr="00E04FC2" w:rsidRDefault="00C50EFC" w:rsidP="00C50EFC">
      <w:pPr>
        <w:pStyle w:val="HRText"/>
        <w:jc w:val="center"/>
        <w:rPr>
          <w:rFonts w:asciiTheme="minorHAnsi" w:hAnsiTheme="minorHAnsi" w:cstheme="minorHAnsi"/>
          <w:sz w:val="16"/>
        </w:rPr>
      </w:pPr>
    </w:p>
    <w:p w14:paraId="5B11B012" w14:textId="5EB7A7DC" w:rsidR="00C50EFC" w:rsidRDefault="00C50EFC" w:rsidP="00C64368">
      <w:pPr>
        <w:pStyle w:val="HRText"/>
        <w:numPr>
          <w:ins w:id="0" w:author="Unknown"/>
        </w:numPr>
        <w:jc w:val="center"/>
        <w:rPr>
          <w:rFonts w:asciiTheme="minorHAnsi" w:hAnsiTheme="minorHAnsi" w:cstheme="minorHAnsi"/>
          <w:sz w:val="16"/>
        </w:rPr>
      </w:pPr>
      <w:r w:rsidRPr="00E04FC2">
        <w:rPr>
          <w:rFonts w:asciiTheme="minorHAnsi" w:hAnsiTheme="minorHAnsi" w:cstheme="minorHAnsi"/>
          <w:sz w:val="16"/>
        </w:rPr>
        <w:t xml:space="preserve">Night workers are entitled to a health assessment to check whether they are fit for the work to be done.  Very few health problems </w:t>
      </w:r>
      <w:r w:rsidR="00D22700" w:rsidRPr="00E04FC2">
        <w:rPr>
          <w:rFonts w:asciiTheme="minorHAnsi" w:hAnsiTheme="minorHAnsi" w:cstheme="minorHAnsi"/>
          <w:sz w:val="16"/>
        </w:rPr>
        <w:t xml:space="preserve">will </w:t>
      </w:r>
      <w:r w:rsidRPr="00E04FC2">
        <w:rPr>
          <w:rFonts w:asciiTheme="minorHAnsi" w:hAnsiTheme="minorHAnsi" w:cstheme="minorHAnsi"/>
          <w:sz w:val="16"/>
        </w:rPr>
        <w:t>prevent people being able to work at night, and where there is a medical problem which could be relevant it will almost always be possible for the person to be able to work during night hours with suitable modifications to their treatment programme.</w:t>
      </w:r>
      <w:r w:rsidR="00C64368">
        <w:rPr>
          <w:rFonts w:asciiTheme="minorHAnsi" w:hAnsiTheme="minorHAnsi" w:cstheme="minorHAnsi"/>
          <w:sz w:val="16"/>
        </w:rPr>
        <w:t xml:space="preserve"> </w:t>
      </w:r>
      <w:r w:rsidRPr="00E04FC2">
        <w:rPr>
          <w:rFonts w:asciiTheme="minorHAnsi" w:hAnsiTheme="minorHAnsi" w:cstheme="minorHAnsi"/>
          <w:sz w:val="16"/>
        </w:rPr>
        <w:t>The purpose of the questionnaire is to ask whether you have any health problem which could be affected by night work, so that where necessary an appropriate medical review can be arranged.  The questionnaire will be confidential to the Occupational Health Department but a report on your fitness will be provided to your manager who is responsible for work assignments and for the arrangements for health and safety at work</w:t>
      </w:r>
      <w:r w:rsidR="006831E2">
        <w:rPr>
          <w:rFonts w:asciiTheme="minorHAnsi" w:hAnsiTheme="minorHAnsi" w:cstheme="minorHAnsi"/>
          <w:sz w:val="16"/>
        </w:rPr>
        <w:t>.</w:t>
      </w:r>
    </w:p>
    <w:p w14:paraId="509C93FB" w14:textId="77777777" w:rsidR="00C50EFC" w:rsidRPr="00E04FC2" w:rsidRDefault="00C50EFC" w:rsidP="00C64368">
      <w:pPr>
        <w:pStyle w:val="HRText"/>
        <w:rPr>
          <w:rFonts w:asciiTheme="minorHAnsi" w:hAnsiTheme="minorHAnsi" w:cstheme="minorHAnsi"/>
          <w:sz w:val="16"/>
        </w:rPr>
      </w:pPr>
    </w:p>
    <w:p w14:paraId="21E5DE2D" w14:textId="77777777" w:rsidR="00C50EFC" w:rsidRPr="00E04FC2" w:rsidRDefault="00C50EFC" w:rsidP="00C50EFC">
      <w:pPr>
        <w:pStyle w:val="HRText"/>
        <w:jc w:val="center"/>
        <w:rPr>
          <w:rFonts w:asciiTheme="minorHAnsi" w:hAnsiTheme="minorHAnsi" w:cstheme="minorHAnsi"/>
          <w:sz w:val="16"/>
        </w:rPr>
      </w:pPr>
      <w:r w:rsidRPr="00E04FC2">
        <w:rPr>
          <w:rFonts w:asciiTheme="minorHAnsi" w:hAnsiTheme="minorHAnsi" w:cstheme="minorHAnsi"/>
          <w:sz w:val="16"/>
        </w:rPr>
        <w:t>Please complete the form and tick the appropriate box for the questions listed; if you have any other condition which you believe should be considered please write brief details at the bottom of the page or continue on a separate sheet of paper.</w:t>
      </w:r>
    </w:p>
    <w:p w14:paraId="0A891D99" w14:textId="77777777" w:rsidR="00C50EFC" w:rsidRPr="00E04FC2" w:rsidRDefault="00C50EFC" w:rsidP="00C50EFC">
      <w:pPr>
        <w:autoSpaceDE w:val="0"/>
        <w:autoSpaceDN w:val="0"/>
        <w:adjustRightInd w:val="0"/>
        <w:jc w:val="center"/>
        <w:rPr>
          <w:rFonts w:asciiTheme="minorHAnsi" w:hAnsiTheme="minorHAnsi" w:cstheme="minorHAnsi"/>
          <w:iCs/>
          <w:sz w:val="20"/>
          <w:szCs w:val="20"/>
          <w:lang w:val="en-US"/>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5"/>
        <w:gridCol w:w="1969"/>
        <w:gridCol w:w="982"/>
        <w:gridCol w:w="422"/>
        <w:gridCol w:w="1966"/>
        <w:gridCol w:w="701"/>
        <w:gridCol w:w="1969"/>
      </w:tblGrid>
      <w:tr w:rsidR="00C50EFC" w:rsidRPr="00E04FC2" w14:paraId="62A9E21F" w14:textId="77777777" w:rsidTr="00C64368">
        <w:trPr>
          <w:trHeight w:val="200"/>
          <w:jc w:val="center"/>
        </w:trPr>
        <w:tc>
          <w:tcPr>
            <w:tcW w:w="9464" w:type="dxa"/>
            <w:gridSpan w:val="7"/>
            <w:shd w:val="clear" w:color="auto" w:fill="000000"/>
          </w:tcPr>
          <w:p w14:paraId="4941215E" w14:textId="77777777" w:rsidR="00C50EFC" w:rsidRPr="00E04FC2" w:rsidRDefault="00543C92" w:rsidP="00543C92">
            <w:pPr>
              <w:jc w:val="center"/>
              <w:rPr>
                <w:rFonts w:asciiTheme="minorHAnsi" w:hAnsiTheme="minorHAnsi" w:cstheme="minorHAnsi"/>
                <w:b/>
                <w:sz w:val="20"/>
                <w:szCs w:val="20"/>
              </w:rPr>
            </w:pPr>
            <w:r w:rsidRPr="00E04FC2">
              <w:rPr>
                <w:rFonts w:asciiTheme="minorHAnsi" w:hAnsiTheme="minorHAnsi" w:cstheme="minorHAnsi"/>
                <w:b/>
                <w:sz w:val="20"/>
                <w:szCs w:val="20"/>
              </w:rPr>
              <w:t xml:space="preserve">PERSONAL INFORMATION </w:t>
            </w:r>
          </w:p>
        </w:tc>
      </w:tr>
      <w:tr w:rsidR="00C50EFC" w:rsidRPr="00E04FC2" w14:paraId="4DC041CB" w14:textId="77777777" w:rsidTr="00C64368">
        <w:tblPrEx>
          <w:tblLook w:val="01E0" w:firstRow="1" w:lastRow="1" w:firstColumn="1" w:lastColumn="1" w:noHBand="0" w:noVBand="0"/>
        </w:tblPrEx>
        <w:trPr>
          <w:trHeight w:val="194"/>
          <w:jc w:val="center"/>
        </w:trPr>
        <w:tc>
          <w:tcPr>
            <w:tcW w:w="1384" w:type="dxa"/>
          </w:tcPr>
          <w:p w14:paraId="2A54AA56" w14:textId="77777777" w:rsidR="00C50EFC" w:rsidRPr="00E04FC2" w:rsidRDefault="00C50EFC" w:rsidP="00543C92">
            <w:pPr>
              <w:jc w:val="center"/>
              <w:rPr>
                <w:rFonts w:asciiTheme="minorHAnsi" w:hAnsiTheme="minorHAnsi" w:cstheme="minorHAnsi"/>
                <w:sz w:val="20"/>
                <w:szCs w:val="20"/>
              </w:rPr>
            </w:pPr>
            <w:r w:rsidRPr="00E04FC2">
              <w:rPr>
                <w:rFonts w:asciiTheme="minorHAnsi" w:hAnsiTheme="minorHAnsi" w:cstheme="minorHAnsi"/>
                <w:sz w:val="20"/>
                <w:szCs w:val="20"/>
              </w:rPr>
              <w:t>Title</w:t>
            </w:r>
          </w:p>
        </w:tc>
        <w:tc>
          <w:tcPr>
            <w:tcW w:w="2977" w:type="dxa"/>
            <w:gridSpan w:val="2"/>
          </w:tcPr>
          <w:p w14:paraId="0D176E60" w14:textId="77777777" w:rsidR="00C50EFC" w:rsidRPr="00E04FC2" w:rsidRDefault="00C50EFC" w:rsidP="00543C92">
            <w:pPr>
              <w:jc w:val="center"/>
              <w:rPr>
                <w:rFonts w:asciiTheme="minorHAnsi" w:hAnsiTheme="minorHAnsi" w:cstheme="minorHAnsi"/>
                <w:sz w:val="20"/>
                <w:szCs w:val="20"/>
              </w:rPr>
            </w:pPr>
            <w:r w:rsidRPr="00E04FC2">
              <w:rPr>
                <w:rFonts w:asciiTheme="minorHAnsi" w:hAnsiTheme="minorHAnsi" w:cstheme="minorHAnsi"/>
                <w:sz w:val="20"/>
                <w:szCs w:val="20"/>
              </w:rPr>
              <w:t>Surname</w:t>
            </w:r>
          </w:p>
        </w:tc>
        <w:tc>
          <w:tcPr>
            <w:tcW w:w="3118" w:type="dxa"/>
            <w:gridSpan w:val="3"/>
          </w:tcPr>
          <w:p w14:paraId="56F21724" w14:textId="77777777" w:rsidR="00C50EFC" w:rsidRPr="00E04FC2" w:rsidRDefault="00C50EFC" w:rsidP="00543C92">
            <w:pPr>
              <w:jc w:val="center"/>
              <w:rPr>
                <w:rFonts w:asciiTheme="minorHAnsi" w:hAnsiTheme="minorHAnsi" w:cstheme="minorHAnsi"/>
                <w:sz w:val="20"/>
                <w:szCs w:val="20"/>
              </w:rPr>
            </w:pPr>
            <w:r w:rsidRPr="00E04FC2">
              <w:rPr>
                <w:rFonts w:asciiTheme="minorHAnsi" w:hAnsiTheme="minorHAnsi" w:cstheme="minorHAnsi"/>
                <w:sz w:val="20"/>
                <w:szCs w:val="20"/>
              </w:rPr>
              <w:t>First names</w:t>
            </w:r>
          </w:p>
        </w:tc>
        <w:tc>
          <w:tcPr>
            <w:tcW w:w="1985" w:type="dxa"/>
          </w:tcPr>
          <w:p w14:paraId="206E97BF" w14:textId="77777777" w:rsidR="00C50EFC" w:rsidRPr="00E04FC2" w:rsidRDefault="00C50EFC" w:rsidP="00543C92">
            <w:pPr>
              <w:jc w:val="center"/>
              <w:rPr>
                <w:rFonts w:asciiTheme="minorHAnsi" w:hAnsiTheme="minorHAnsi" w:cstheme="minorHAnsi"/>
                <w:sz w:val="20"/>
                <w:szCs w:val="20"/>
              </w:rPr>
            </w:pPr>
            <w:r w:rsidRPr="00E04FC2">
              <w:rPr>
                <w:rFonts w:asciiTheme="minorHAnsi" w:hAnsiTheme="minorHAnsi" w:cstheme="minorHAnsi"/>
                <w:sz w:val="20"/>
                <w:szCs w:val="20"/>
              </w:rPr>
              <w:t>DOB</w:t>
            </w:r>
          </w:p>
        </w:tc>
      </w:tr>
      <w:tr w:rsidR="00C50EFC" w:rsidRPr="00E04FC2" w14:paraId="7D6C3BB6" w14:textId="77777777" w:rsidTr="00C64368">
        <w:trPr>
          <w:trHeight w:val="257"/>
          <w:jc w:val="center"/>
        </w:trPr>
        <w:tc>
          <w:tcPr>
            <w:tcW w:w="1384" w:type="dxa"/>
          </w:tcPr>
          <w:p w14:paraId="63A8E68E" w14:textId="77777777" w:rsidR="00C50EFC" w:rsidRPr="00E04FC2" w:rsidRDefault="00C50EFC" w:rsidP="00543C92">
            <w:pPr>
              <w:rPr>
                <w:rFonts w:asciiTheme="minorHAnsi" w:hAnsiTheme="minorHAnsi" w:cstheme="minorHAnsi"/>
                <w:sz w:val="20"/>
                <w:szCs w:val="20"/>
              </w:rPr>
            </w:pPr>
          </w:p>
        </w:tc>
        <w:tc>
          <w:tcPr>
            <w:tcW w:w="2977" w:type="dxa"/>
            <w:gridSpan w:val="2"/>
          </w:tcPr>
          <w:p w14:paraId="61A1BF4F" w14:textId="77777777" w:rsidR="00C50EFC" w:rsidRPr="00E04FC2" w:rsidRDefault="00C50EFC" w:rsidP="00543C92">
            <w:pPr>
              <w:rPr>
                <w:rFonts w:asciiTheme="minorHAnsi" w:hAnsiTheme="minorHAnsi" w:cstheme="minorHAnsi"/>
                <w:sz w:val="20"/>
                <w:szCs w:val="20"/>
              </w:rPr>
            </w:pPr>
          </w:p>
        </w:tc>
        <w:tc>
          <w:tcPr>
            <w:tcW w:w="3118" w:type="dxa"/>
            <w:gridSpan w:val="3"/>
          </w:tcPr>
          <w:p w14:paraId="15351EDB" w14:textId="77777777" w:rsidR="00C50EFC" w:rsidRPr="00E04FC2" w:rsidRDefault="00C50EFC" w:rsidP="00543C92">
            <w:pPr>
              <w:rPr>
                <w:rFonts w:asciiTheme="minorHAnsi" w:hAnsiTheme="minorHAnsi" w:cstheme="minorHAnsi"/>
                <w:sz w:val="20"/>
                <w:szCs w:val="20"/>
              </w:rPr>
            </w:pPr>
          </w:p>
        </w:tc>
        <w:tc>
          <w:tcPr>
            <w:tcW w:w="1985" w:type="dxa"/>
          </w:tcPr>
          <w:p w14:paraId="31ED7347" w14:textId="77777777" w:rsidR="00C50EFC" w:rsidRPr="00E04FC2" w:rsidRDefault="00C50EFC" w:rsidP="00543C92">
            <w:pPr>
              <w:rPr>
                <w:rFonts w:asciiTheme="minorHAnsi" w:hAnsiTheme="minorHAnsi" w:cstheme="minorHAnsi"/>
                <w:sz w:val="20"/>
                <w:szCs w:val="20"/>
              </w:rPr>
            </w:pPr>
          </w:p>
        </w:tc>
      </w:tr>
      <w:tr w:rsidR="00C50EFC" w:rsidRPr="00E04FC2" w14:paraId="0417D1F1" w14:textId="77777777" w:rsidTr="00C64368">
        <w:trPr>
          <w:trHeight w:val="264"/>
          <w:jc w:val="center"/>
        </w:trPr>
        <w:tc>
          <w:tcPr>
            <w:tcW w:w="3369" w:type="dxa"/>
            <w:gridSpan w:val="2"/>
          </w:tcPr>
          <w:p w14:paraId="3C3BBBEA" w14:textId="77777777" w:rsidR="00C50EFC" w:rsidRPr="00E04FC2" w:rsidRDefault="00C50EFC" w:rsidP="00543C92">
            <w:pPr>
              <w:rPr>
                <w:rFonts w:asciiTheme="minorHAnsi" w:hAnsiTheme="minorHAnsi" w:cstheme="minorHAnsi"/>
                <w:sz w:val="20"/>
                <w:szCs w:val="20"/>
              </w:rPr>
            </w:pPr>
            <w:r w:rsidRPr="00E04FC2">
              <w:rPr>
                <w:rFonts w:asciiTheme="minorHAnsi" w:hAnsiTheme="minorHAnsi" w:cstheme="minorHAnsi"/>
                <w:sz w:val="20"/>
                <w:szCs w:val="20"/>
              </w:rPr>
              <w:t>Home Tel:</w:t>
            </w:r>
          </w:p>
        </w:tc>
        <w:tc>
          <w:tcPr>
            <w:tcW w:w="3402" w:type="dxa"/>
            <w:gridSpan w:val="3"/>
            <w:shd w:val="clear" w:color="auto" w:fill="auto"/>
          </w:tcPr>
          <w:p w14:paraId="5AA4D127" w14:textId="77777777" w:rsidR="00C50EFC" w:rsidRPr="00E04FC2" w:rsidRDefault="00C50EFC" w:rsidP="00543C92">
            <w:pPr>
              <w:rPr>
                <w:rFonts w:asciiTheme="minorHAnsi" w:hAnsiTheme="minorHAnsi" w:cstheme="minorHAnsi"/>
                <w:sz w:val="20"/>
                <w:szCs w:val="20"/>
              </w:rPr>
            </w:pPr>
            <w:r w:rsidRPr="00E04FC2">
              <w:rPr>
                <w:rFonts w:asciiTheme="minorHAnsi" w:hAnsiTheme="minorHAnsi" w:cstheme="minorHAnsi"/>
                <w:sz w:val="20"/>
                <w:szCs w:val="20"/>
              </w:rPr>
              <w:t>Work Tel:</w:t>
            </w:r>
          </w:p>
        </w:tc>
        <w:tc>
          <w:tcPr>
            <w:tcW w:w="2693" w:type="dxa"/>
            <w:gridSpan w:val="2"/>
            <w:shd w:val="clear" w:color="auto" w:fill="auto"/>
          </w:tcPr>
          <w:p w14:paraId="7FF8BA81" w14:textId="77777777" w:rsidR="00C50EFC" w:rsidRPr="00E04FC2" w:rsidRDefault="00C50EFC" w:rsidP="00543C92">
            <w:pPr>
              <w:rPr>
                <w:rFonts w:asciiTheme="minorHAnsi" w:hAnsiTheme="minorHAnsi" w:cstheme="minorHAnsi"/>
                <w:sz w:val="20"/>
                <w:szCs w:val="20"/>
              </w:rPr>
            </w:pPr>
            <w:r w:rsidRPr="00E04FC2">
              <w:rPr>
                <w:rFonts w:asciiTheme="minorHAnsi" w:hAnsiTheme="minorHAnsi" w:cstheme="minorHAnsi"/>
                <w:sz w:val="20"/>
                <w:szCs w:val="20"/>
              </w:rPr>
              <w:t>Mobile:</w:t>
            </w:r>
          </w:p>
        </w:tc>
      </w:tr>
      <w:tr w:rsidR="00C50EFC" w:rsidRPr="00E04FC2" w14:paraId="20D0F4D8" w14:textId="77777777" w:rsidTr="00C64368">
        <w:trPr>
          <w:trHeight w:val="711"/>
          <w:jc w:val="center"/>
        </w:trPr>
        <w:tc>
          <w:tcPr>
            <w:tcW w:w="4786" w:type="dxa"/>
            <w:gridSpan w:val="4"/>
          </w:tcPr>
          <w:p w14:paraId="20DDAD65" w14:textId="77777777" w:rsidR="00C50EFC" w:rsidRPr="00E04FC2" w:rsidRDefault="00C50EFC" w:rsidP="00543C92">
            <w:pPr>
              <w:rPr>
                <w:rFonts w:asciiTheme="minorHAnsi" w:hAnsiTheme="minorHAnsi" w:cstheme="minorHAnsi"/>
                <w:sz w:val="20"/>
                <w:szCs w:val="20"/>
              </w:rPr>
            </w:pPr>
            <w:r w:rsidRPr="00E04FC2">
              <w:rPr>
                <w:rFonts w:asciiTheme="minorHAnsi" w:hAnsiTheme="minorHAnsi" w:cstheme="minorHAnsi"/>
                <w:sz w:val="20"/>
                <w:szCs w:val="20"/>
              </w:rPr>
              <w:t>Home Address:</w:t>
            </w:r>
          </w:p>
          <w:p w14:paraId="7351C0EC" w14:textId="77777777" w:rsidR="00C50EFC" w:rsidRPr="00E04FC2" w:rsidRDefault="00C50EFC" w:rsidP="00543C92">
            <w:pPr>
              <w:ind w:left="108"/>
              <w:rPr>
                <w:rFonts w:asciiTheme="minorHAnsi" w:hAnsiTheme="minorHAnsi" w:cstheme="minorHAnsi"/>
                <w:sz w:val="20"/>
                <w:szCs w:val="20"/>
              </w:rPr>
            </w:pPr>
          </w:p>
        </w:tc>
        <w:tc>
          <w:tcPr>
            <w:tcW w:w="4678" w:type="dxa"/>
            <w:gridSpan w:val="3"/>
          </w:tcPr>
          <w:p w14:paraId="226317A5" w14:textId="77777777" w:rsidR="00C50EFC" w:rsidRPr="00E04FC2" w:rsidRDefault="00C50EFC" w:rsidP="00543C92">
            <w:pPr>
              <w:rPr>
                <w:rFonts w:asciiTheme="minorHAnsi" w:hAnsiTheme="minorHAnsi" w:cstheme="minorHAnsi"/>
                <w:sz w:val="20"/>
                <w:szCs w:val="20"/>
              </w:rPr>
            </w:pPr>
            <w:r w:rsidRPr="00E04FC2">
              <w:rPr>
                <w:rFonts w:asciiTheme="minorHAnsi" w:hAnsiTheme="minorHAnsi" w:cstheme="minorHAnsi"/>
                <w:sz w:val="20"/>
                <w:szCs w:val="20"/>
              </w:rPr>
              <w:t>GP Address:</w:t>
            </w:r>
          </w:p>
          <w:p w14:paraId="378C6A26" w14:textId="77777777" w:rsidR="00C50EFC" w:rsidRPr="00E04FC2" w:rsidRDefault="00C50EFC" w:rsidP="00543C92">
            <w:pPr>
              <w:rPr>
                <w:rFonts w:asciiTheme="minorHAnsi" w:hAnsiTheme="minorHAnsi" w:cstheme="minorHAnsi"/>
                <w:sz w:val="20"/>
                <w:szCs w:val="20"/>
              </w:rPr>
            </w:pPr>
          </w:p>
        </w:tc>
      </w:tr>
    </w:tbl>
    <w:p w14:paraId="0B4DCF6C" w14:textId="77777777" w:rsidR="00C50EFC" w:rsidRPr="00E04FC2" w:rsidRDefault="00C50EFC" w:rsidP="00C50EFC">
      <w:pPr>
        <w:autoSpaceDE w:val="0"/>
        <w:autoSpaceDN w:val="0"/>
        <w:adjustRightInd w:val="0"/>
        <w:jc w:val="center"/>
        <w:rPr>
          <w:rFonts w:asciiTheme="minorHAnsi" w:hAnsiTheme="minorHAnsi" w:cstheme="minorHAnsi"/>
          <w:iCs/>
          <w:sz w:val="20"/>
          <w:szCs w:val="20"/>
          <w:lang w:val="en-US"/>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46"/>
        <w:gridCol w:w="569"/>
        <w:gridCol w:w="569"/>
      </w:tblGrid>
      <w:tr w:rsidR="00C50EFC" w:rsidRPr="00E04FC2" w14:paraId="043EB4B6" w14:textId="77777777" w:rsidTr="00C64368">
        <w:trPr>
          <w:trHeight w:val="266"/>
          <w:jc w:val="center"/>
        </w:trPr>
        <w:tc>
          <w:tcPr>
            <w:tcW w:w="9356" w:type="dxa"/>
            <w:gridSpan w:val="3"/>
            <w:shd w:val="clear" w:color="auto" w:fill="000000"/>
          </w:tcPr>
          <w:p w14:paraId="431B2A9E" w14:textId="77777777" w:rsidR="00C50EFC" w:rsidRPr="00E04FC2" w:rsidRDefault="00543C92" w:rsidP="00543C92">
            <w:pPr>
              <w:jc w:val="center"/>
              <w:rPr>
                <w:rFonts w:asciiTheme="minorHAnsi" w:hAnsiTheme="minorHAnsi" w:cstheme="minorHAnsi"/>
                <w:sz w:val="20"/>
                <w:szCs w:val="20"/>
              </w:rPr>
            </w:pPr>
            <w:r w:rsidRPr="00E04FC2">
              <w:rPr>
                <w:rFonts w:asciiTheme="minorHAnsi" w:hAnsiTheme="minorHAnsi" w:cstheme="minorHAnsi"/>
                <w:sz w:val="20"/>
                <w:szCs w:val="20"/>
              </w:rPr>
              <w:t xml:space="preserve">HEALTH ASSESSMENT </w:t>
            </w:r>
          </w:p>
        </w:tc>
      </w:tr>
      <w:tr w:rsidR="00C50EFC" w:rsidRPr="00E04FC2" w14:paraId="408A8144" w14:textId="77777777" w:rsidTr="00C64368">
        <w:trPr>
          <w:trHeight w:val="345"/>
          <w:jc w:val="center"/>
        </w:trPr>
        <w:tc>
          <w:tcPr>
            <w:tcW w:w="8222" w:type="dxa"/>
          </w:tcPr>
          <w:p w14:paraId="74A75E44" w14:textId="77777777" w:rsidR="00C50EFC" w:rsidRPr="00E04FC2" w:rsidRDefault="00C50EFC" w:rsidP="00543C92">
            <w:pPr>
              <w:jc w:val="center"/>
              <w:rPr>
                <w:rFonts w:asciiTheme="minorHAnsi" w:hAnsiTheme="minorHAnsi" w:cstheme="minorHAnsi"/>
                <w:b/>
                <w:sz w:val="20"/>
                <w:szCs w:val="20"/>
                <w:u w:val="single"/>
              </w:rPr>
            </w:pPr>
            <w:r w:rsidRPr="00E04FC2">
              <w:rPr>
                <w:rFonts w:asciiTheme="minorHAnsi" w:hAnsiTheme="minorHAnsi" w:cstheme="minorHAnsi"/>
                <w:b/>
                <w:sz w:val="20"/>
                <w:szCs w:val="20"/>
                <w:u w:val="single"/>
              </w:rPr>
              <w:t xml:space="preserve">If your answer to any of these questions is YES or if you are currently taking any </w:t>
            </w:r>
            <w:r w:rsidR="00E02E26" w:rsidRPr="00E04FC2">
              <w:rPr>
                <w:rFonts w:asciiTheme="minorHAnsi" w:hAnsiTheme="minorHAnsi" w:cstheme="minorHAnsi"/>
                <w:b/>
                <w:sz w:val="20"/>
                <w:szCs w:val="20"/>
                <w:u w:val="single"/>
              </w:rPr>
              <w:t>medication,</w:t>
            </w:r>
            <w:r w:rsidRPr="00E04FC2">
              <w:rPr>
                <w:rFonts w:asciiTheme="minorHAnsi" w:hAnsiTheme="minorHAnsi" w:cstheme="minorHAnsi"/>
                <w:b/>
                <w:sz w:val="20"/>
                <w:szCs w:val="20"/>
                <w:u w:val="single"/>
              </w:rPr>
              <w:t xml:space="preserve"> please provide details in the space below</w:t>
            </w:r>
          </w:p>
        </w:tc>
        <w:tc>
          <w:tcPr>
            <w:tcW w:w="567" w:type="dxa"/>
          </w:tcPr>
          <w:p w14:paraId="53D840BA" w14:textId="77777777" w:rsidR="00C50EFC" w:rsidRPr="00E04FC2" w:rsidRDefault="00C50EFC" w:rsidP="00543C92">
            <w:pPr>
              <w:jc w:val="center"/>
              <w:rPr>
                <w:rFonts w:asciiTheme="minorHAnsi" w:hAnsiTheme="minorHAnsi" w:cstheme="minorHAnsi"/>
                <w:sz w:val="20"/>
                <w:szCs w:val="20"/>
              </w:rPr>
            </w:pPr>
            <w:r w:rsidRPr="00E04FC2">
              <w:rPr>
                <w:rFonts w:asciiTheme="minorHAnsi" w:hAnsiTheme="minorHAnsi" w:cstheme="minorHAnsi"/>
                <w:sz w:val="20"/>
                <w:szCs w:val="20"/>
              </w:rPr>
              <w:t>Yes</w:t>
            </w:r>
          </w:p>
        </w:tc>
        <w:tc>
          <w:tcPr>
            <w:tcW w:w="567" w:type="dxa"/>
          </w:tcPr>
          <w:p w14:paraId="2A37FA4F" w14:textId="77777777" w:rsidR="00C50EFC" w:rsidRPr="00E04FC2" w:rsidRDefault="00C50EFC" w:rsidP="00543C92">
            <w:pPr>
              <w:jc w:val="center"/>
              <w:rPr>
                <w:rFonts w:asciiTheme="minorHAnsi" w:hAnsiTheme="minorHAnsi" w:cstheme="minorHAnsi"/>
                <w:sz w:val="20"/>
                <w:szCs w:val="20"/>
              </w:rPr>
            </w:pPr>
            <w:r w:rsidRPr="00E04FC2">
              <w:rPr>
                <w:rFonts w:asciiTheme="minorHAnsi" w:hAnsiTheme="minorHAnsi" w:cstheme="minorHAnsi"/>
                <w:sz w:val="20"/>
                <w:szCs w:val="20"/>
              </w:rPr>
              <w:t>No</w:t>
            </w:r>
          </w:p>
        </w:tc>
      </w:tr>
      <w:tr w:rsidR="00543C92" w:rsidRPr="00E04FC2" w14:paraId="21801A17" w14:textId="77777777" w:rsidTr="00C64368">
        <w:trPr>
          <w:trHeight w:val="345"/>
          <w:jc w:val="center"/>
        </w:trPr>
        <w:tc>
          <w:tcPr>
            <w:tcW w:w="8222" w:type="dxa"/>
          </w:tcPr>
          <w:p w14:paraId="1C8DDC01" w14:textId="77777777" w:rsidR="00543C92" w:rsidRPr="00E04FC2" w:rsidRDefault="00543C92" w:rsidP="00D22700">
            <w:pPr>
              <w:rPr>
                <w:rFonts w:asciiTheme="minorHAnsi" w:hAnsiTheme="minorHAnsi" w:cstheme="minorHAnsi"/>
                <w:b/>
                <w:sz w:val="20"/>
                <w:szCs w:val="20"/>
                <w:u w:val="single"/>
              </w:rPr>
            </w:pPr>
            <w:r w:rsidRPr="00E04FC2">
              <w:rPr>
                <w:rFonts w:asciiTheme="minorHAnsi" w:hAnsiTheme="minorHAnsi" w:cstheme="minorHAnsi"/>
                <w:sz w:val="20"/>
                <w:szCs w:val="20"/>
              </w:rPr>
              <w:t>Have you had any medical problem in the past which has prevented you from working at night?</w:t>
            </w:r>
          </w:p>
        </w:tc>
        <w:tc>
          <w:tcPr>
            <w:tcW w:w="567" w:type="dxa"/>
          </w:tcPr>
          <w:p w14:paraId="093DE516" w14:textId="77777777" w:rsidR="00543C92" w:rsidRPr="00E04FC2" w:rsidRDefault="00543C92" w:rsidP="00543C92">
            <w:pPr>
              <w:jc w:val="center"/>
              <w:rPr>
                <w:rFonts w:asciiTheme="minorHAnsi" w:hAnsiTheme="minorHAnsi" w:cstheme="minorHAnsi"/>
                <w:sz w:val="20"/>
                <w:szCs w:val="20"/>
              </w:rPr>
            </w:pPr>
          </w:p>
        </w:tc>
        <w:tc>
          <w:tcPr>
            <w:tcW w:w="567" w:type="dxa"/>
          </w:tcPr>
          <w:p w14:paraId="268A44DA" w14:textId="77777777" w:rsidR="00543C92" w:rsidRPr="00E04FC2" w:rsidRDefault="00543C92" w:rsidP="00543C92">
            <w:pPr>
              <w:jc w:val="center"/>
              <w:rPr>
                <w:rFonts w:asciiTheme="minorHAnsi" w:hAnsiTheme="minorHAnsi" w:cstheme="minorHAnsi"/>
                <w:sz w:val="20"/>
                <w:szCs w:val="20"/>
              </w:rPr>
            </w:pPr>
          </w:p>
        </w:tc>
      </w:tr>
      <w:tr w:rsidR="00543C92" w:rsidRPr="00E04FC2" w14:paraId="5D1A0AA6" w14:textId="77777777" w:rsidTr="00C64368">
        <w:trPr>
          <w:trHeight w:val="152"/>
          <w:jc w:val="center"/>
        </w:trPr>
        <w:tc>
          <w:tcPr>
            <w:tcW w:w="8222" w:type="dxa"/>
          </w:tcPr>
          <w:p w14:paraId="4A75B55A"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Are you diabetic?</w:t>
            </w:r>
          </w:p>
        </w:tc>
        <w:tc>
          <w:tcPr>
            <w:tcW w:w="567" w:type="dxa"/>
          </w:tcPr>
          <w:p w14:paraId="20BB2519" w14:textId="77777777" w:rsidR="00543C92" w:rsidRPr="00E04FC2" w:rsidRDefault="00543C92" w:rsidP="00543C92">
            <w:pPr>
              <w:jc w:val="center"/>
              <w:rPr>
                <w:rFonts w:asciiTheme="minorHAnsi" w:hAnsiTheme="minorHAnsi" w:cstheme="minorHAnsi"/>
                <w:sz w:val="20"/>
                <w:szCs w:val="20"/>
              </w:rPr>
            </w:pPr>
          </w:p>
        </w:tc>
        <w:tc>
          <w:tcPr>
            <w:tcW w:w="567" w:type="dxa"/>
          </w:tcPr>
          <w:p w14:paraId="468AFD09" w14:textId="77777777" w:rsidR="00543C92" w:rsidRPr="00E04FC2" w:rsidRDefault="00543C92" w:rsidP="00543C92">
            <w:pPr>
              <w:jc w:val="center"/>
              <w:rPr>
                <w:rFonts w:asciiTheme="minorHAnsi" w:hAnsiTheme="minorHAnsi" w:cstheme="minorHAnsi"/>
                <w:sz w:val="20"/>
                <w:szCs w:val="20"/>
              </w:rPr>
            </w:pPr>
          </w:p>
        </w:tc>
      </w:tr>
      <w:tr w:rsidR="00543C92" w:rsidRPr="00E04FC2" w14:paraId="4D108095" w14:textId="77777777" w:rsidTr="00C64368">
        <w:trPr>
          <w:trHeight w:val="345"/>
          <w:jc w:val="center"/>
        </w:trPr>
        <w:tc>
          <w:tcPr>
            <w:tcW w:w="8222" w:type="dxa"/>
          </w:tcPr>
          <w:p w14:paraId="4B176DFA"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Are you subject to angina, or other heart problems which may affect your fitness?</w:t>
            </w:r>
          </w:p>
        </w:tc>
        <w:tc>
          <w:tcPr>
            <w:tcW w:w="567" w:type="dxa"/>
          </w:tcPr>
          <w:p w14:paraId="5CE2EA55" w14:textId="77777777" w:rsidR="00543C92" w:rsidRPr="00E04FC2" w:rsidRDefault="00543C92" w:rsidP="00543C92">
            <w:pPr>
              <w:jc w:val="center"/>
              <w:rPr>
                <w:rFonts w:asciiTheme="minorHAnsi" w:hAnsiTheme="minorHAnsi" w:cstheme="minorHAnsi"/>
                <w:sz w:val="20"/>
                <w:szCs w:val="20"/>
              </w:rPr>
            </w:pPr>
          </w:p>
        </w:tc>
        <w:tc>
          <w:tcPr>
            <w:tcW w:w="567" w:type="dxa"/>
          </w:tcPr>
          <w:p w14:paraId="0844A8E8" w14:textId="77777777" w:rsidR="00543C92" w:rsidRPr="00E04FC2" w:rsidRDefault="00543C92" w:rsidP="00543C92">
            <w:pPr>
              <w:jc w:val="center"/>
              <w:rPr>
                <w:rFonts w:asciiTheme="minorHAnsi" w:hAnsiTheme="minorHAnsi" w:cstheme="minorHAnsi"/>
                <w:sz w:val="20"/>
                <w:szCs w:val="20"/>
              </w:rPr>
            </w:pPr>
          </w:p>
        </w:tc>
      </w:tr>
      <w:tr w:rsidR="00543C92" w:rsidRPr="00E04FC2" w14:paraId="005CEB25" w14:textId="77777777" w:rsidTr="00C64368">
        <w:trPr>
          <w:trHeight w:val="345"/>
          <w:jc w:val="center"/>
        </w:trPr>
        <w:tc>
          <w:tcPr>
            <w:tcW w:w="8222" w:type="dxa"/>
          </w:tcPr>
          <w:p w14:paraId="0D21A5BB" w14:textId="77777777" w:rsidR="00543C92" w:rsidRPr="00E04FC2" w:rsidRDefault="00543C92" w:rsidP="00543C92">
            <w:pPr>
              <w:rPr>
                <w:rFonts w:asciiTheme="minorHAnsi" w:hAnsiTheme="minorHAnsi" w:cstheme="minorHAnsi"/>
                <w:sz w:val="20"/>
                <w:szCs w:val="20"/>
              </w:rPr>
            </w:pPr>
            <w:r w:rsidRPr="00E04FC2">
              <w:rPr>
                <w:rFonts w:asciiTheme="minorHAnsi" w:hAnsiTheme="minorHAnsi" w:cstheme="minorHAnsi"/>
                <w:sz w:val="20"/>
                <w:szCs w:val="20"/>
              </w:rPr>
              <w:t>Are you suffering from any circulatory problems which affect your activities?</w:t>
            </w:r>
          </w:p>
        </w:tc>
        <w:tc>
          <w:tcPr>
            <w:tcW w:w="567" w:type="dxa"/>
          </w:tcPr>
          <w:p w14:paraId="5EDFA2FD" w14:textId="77777777" w:rsidR="00543C92" w:rsidRPr="00E04FC2" w:rsidRDefault="00543C92" w:rsidP="00543C92">
            <w:pPr>
              <w:jc w:val="center"/>
              <w:rPr>
                <w:rFonts w:asciiTheme="minorHAnsi" w:hAnsiTheme="minorHAnsi" w:cstheme="minorHAnsi"/>
                <w:sz w:val="20"/>
                <w:szCs w:val="20"/>
              </w:rPr>
            </w:pPr>
          </w:p>
        </w:tc>
        <w:tc>
          <w:tcPr>
            <w:tcW w:w="567" w:type="dxa"/>
          </w:tcPr>
          <w:p w14:paraId="447CBC9F" w14:textId="77777777" w:rsidR="00543C92" w:rsidRPr="00E04FC2" w:rsidRDefault="00543C92" w:rsidP="00543C92">
            <w:pPr>
              <w:jc w:val="center"/>
              <w:rPr>
                <w:rFonts w:asciiTheme="minorHAnsi" w:hAnsiTheme="minorHAnsi" w:cstheme="minorHAnsi"/>
                <w:sz w:val="20"/>
                <w:szCs w:val="20"/>
              </w:rPr>
            </w:pPr>
          </w:p>
        </w:tc>
      </w:tr>
      <w:tr w:rsidR="00543C92" w:rsidRPr="00E04FC2" w14:paraId="47CE385E" w14:textId="77777777" w:rsidTr="00C64368">
        <w:trPr>
          <w:trHeight w:val="345"/>
          <w:jc w:val="center"/>
        </w:trPr>
        <w:tc>
          <w:tcPr>
            <w:tcW w:w="8222" w:type="dxa"/>
          </w:tcPr>
          <w:p w14:paraId="07B59395"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Have you had duodenal or stomach ulcers in the past, or under treatment at present?</w:t>
            </w:r>
          </w:p>
        </w:tc>
        <w:tc>
          <w:tcPr>
            <w:tcW w:w="567" w:type="dxa"/>
          </w:tcPr>
          <w:p w14:paraId="5BEB63E4" w14:textId="77777777" w:rsidR="00543C92" w:rsidRPr="00E04FC2" w:rsidRDefault="00543C92" w:rsidP="00543C92">
            <w:pPr>
              <w:jc w:val="center"/>
              <w:rPr>
                <w:rFonts w:asciiTheme="minorHAnsi" w:hAnsiTheme="minorHAnsi" w:cstheme="minorHAnsi"/>
                <w:sz w:val="20"/>
                <w:szCs w:val="20"/>
              </w:rPr>
            </w:pPr>
          </w:p>
        </w:tc>
        <w:tc>
          <w:tcPr>
            <w:tcW w:w="567" w:type="dxa"/>
          </w:tcPr>
          <w:p w14:paraId="706402D9" w14:textId="77777777" w:rsidR="00543C92" w:rsidRPr="00E04FC2" w:rsidRDefault="00543C92" w:rsidP="00543C92">
            <w:pPr>
              <w:jc w:val="center"/>
              <w:rPr>
                <w:rFonts w:asciiTheme="minorHAnsi" w:hAnsiTheme="minorHAnsi" w:cstheme="minorHAnsi"/>
                <w:sz w:val="20"/>
                <w:szCs w:val="20"/>
              </w:rPr>
            </w:pPr>
          </w:p>
        </w:tc>
      </w:tr>
      <w:tr w:rsidR="00543C92" w:rsidRPr="00E04FC2" w14:paraId="3160249D" w14:textId="77777777" w:rsidTr="00C64368">
        <w:trPr>
          <w:trHeight w:val="345"/>
          <w:jc w:val="center"/>
        </w:trPr>
        <w:tc>
          <w:tcPr>
            <w:tcW w:w="8222" w:type="dxa"/>
          </w:tcPr>
          <w:p w14:paraId="4D55399A"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Have you had any continuing bowel problem, for instance following major surgery?</w:t>
            </w:r>
          </w:p>
        </w:tc>
        <w:tc>
          <w:tcPr>
            <w:tcW w:w="567" w:type="dxa"/>
          </w:tcPr>
          <w:p w14:paraId="598F9F69" w14:textId="77777777" w:rsidR="00543C92" w:rsidRPr="00E04FC2" w:rsidRDefault="00543C92" w:rsidP="00543C92">
            <w:pPr>
              <w:jc w:val="center"/>
              <w:rPr>
                <w:rFonts w:asciiTheme="minorHAnsi" w:hAnsiTheme="minorHAnsi" w:cstheme="minorHAnsi"/>
                <w:sz w:val="20"/>
                <w:szCs w:val="20"/>
              </w:rPr>
            </w:pPr>
          </w:p>
        </w:tc>
        <w:tc>
          <w:tcPr>
            <w:tcW w:w="567" w:type="dxa"/>
          </w:tcPr>
          <w:p w14:paraId="75E37082" w14:textId="77777777" w:rsidR="00543C92" w:rsidRPr="00E04FC2" w:rsidRDefault="00543C92" w:rsidP="00543C92">
            <w:pPr>
              <w:jc w:val="center"/>
              <w:rPr>
                <w:rFonts w:asciiTheme="minorHAnsi" w:hAnsiTheme="minorHAnsi" w:cstheme="minorHAnsi"/>
                <w:sz w:val="20"/>
                <w:szCs w:val="20"/>
              </w:rPr>
            </w:pPr>
          </w:p>
        </w:tc>
      </w:tr>
      <w:tr w:rsidR="00543C92" w:rsidRPr="00E04FC2" w14:paraId="3AE47700" w14:textId="77777777" w:rsidTr="00C64368">
        <w:trPr>
          <w:trHeight w:val="345"/>
          <w:jc w:val="center"/>
        </w:trPr>
        <w:tc>
          <w:tcPr>
            <w:tcW w:w="8222" w:type="dxa"/>
          </w:tcPr>
          <w:p w14:paraId="50695867"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Do you have any chronic chest problem such as asthma, emphysema or bronchiectasis?</w:t>
            </w:r>
          </w:p>
        </w:tc>
        <w:tc>
          <w:tcPr>
            <w:tcW w:w="567" w:type="dxa"/>
          </w:tcPr>
          <w:p w14:paraId="74713830" w14:textId="77777777" w:rsidR="00543C92" w:rsidRPr="00E04FC2" w:rsidRDefault="00543C92" w:rsidP="00543C92">
            <w:pPr>
              <w:jc w:val="center"/>
              <w:rPr>
                <w:rFonts w:asciiTheme="minorHAnsi" w:hAnsiTheme="minorHAnsi" w:cstheme="minorHAnsi"/>
                <w:sz w:val="20"/>
                <w:szCs w:val="20"/>
              </w:rPr>
            </w:pPr>
          </w:p>
        </w:tc>
        <w:tc>
          <w:tcPr>
            <w:tcW w:w="567" w:type="dxa"/>
          </w:tcPr>
          <w:p w14:paraId="3685824C" w14:textId="77777777" w:rsidR="00543C92" w:rsidRPr="00E04FC2" w:rsidRDefault="00543C92" w:rsidP="00543C92">
            <w:pPr>
              <w:jc w:val="center"/>
              <w:rPr>
                <w:rFonts w:asciiTheme="minorHAnsi" w:hAnsiTheme="minorHAnsi" w:cstheme="minorHAnsi"/>
                <w:sz w:val="20"/>
                <w:szCs w:val="20"/>
              </w:rPr>
            </w:pPr>
          </w:p>
        </w:tc>
      </w:tr>
      <w:tr w:rsidR="00543C92" w:rsidRPr="00E04FC2" w14:paraId="69040C5E" w14:textId="77777777" w:rsidTr="00C64368">
        <w:trPr>
          <w:trHeight w:val="345"/>
          <w:jc w:val="center"/>
        </w:trPr>
        <w:tc>
          <w:tcPr>
            <w:tcW w:w="8222" w:type="dxa"/>
          </w:tcPr>
          <w:p w14:paraId="69B60939"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Do you have any disability affecting mobility which will cause difficulties in arranging night work?</w:t>
            </w:r>
          </w:p>
        </w:tc>
        <w:tc>
          <w:tcPr>
            <w:tcW w:w="567" w:type="dxa"/>
          </w:tcPr>
          <w:p w14:paraId="078CC1D4" w14:textId="77777777" w:rsidR="00543C92" w:rsidRPr="00E04FC2" w:rsidRDefault="00543C92" w:rsidP="00543C92">
            <w:pPr>
              <w:jc w:val="center"/>
              <w:rPr>
                <w:rFonts w:asciiTheme="minorHAnsi" w:hAnsiTheme="minorHAnsi" w:cstheme="minorHAnsi"/>
                <w:sz w:val="20"/>
                <w:szCs w:val="20"/>
              </w:rPr>
            </w:pPr>
          </w:p>
        </w:tc>
        <w:tc>
          <w:tcPr>
            <w:tcW w:w="567" w:type="dxa"/>
          </w:tcPr>
          <w:p w14:paraId="3DF487A1" w14:textId="77777777" w:rsidR="00543C92" w:rsidRPr="00E04FC2" w:rsidRDefault="00543C92" w:rsidP="00543C92">
            <w:pPr>
              <w:jc w:val="center"/>
              <w:rPr>
                <w:rFonts w:asciiTheme="minorHAnsi" w:hAnsiTheme="minorHAnsi" w:cstheme="minorHAnsi"/>
                <w:sz w:val="20"/>
                <w:szCs w:val="20"/>
              </w:rPr>
            </w:pPr>
          </w:p>
        </w:tc>
      </w:tr>
      <w:tr w:rsidR="00543C92" w:rsidRPr="00E04FC2" w14:paraId="1E5088F7" w14:textId="77777777" w:rsidTr="00C64368">
        <w:trPr>
          <w:trHeight w:val="345"/>
          <w:jc w:val="center"/>
        </w:trPr>
        <w:tc>
          <w:tcPr>
            <w:tcW w:w="8222" w:type="dxa"/>
          </w:tcPr>
          <w:p w14:paraId="5B5B6D08"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Do you have any recurrent or continuing sleep disturbance requiring medical advice?</w:t>
            </w:r>
          </w:p>
        </w:tc>
        <w:tc>
          <w:tcPr>
            <w:tcW w:w="567" w:type="dxa"/>
          </w:tcPr>
          <w:p w14:paraId="5D72A18C" w14:textId="77777777" w:rsidR="00543C92" w:rsidRPr="00E04FC2" w:rsidRDefault="00543C92" w:rsidP="00543C92">
            <w:pPr>
              <w:jc w:val="center"/>
              <w:rPr>
                <w:rFonts w:asciiTheme="minorHAnsi" w:hAnsiTheme="minorHAnsi" w:cstheme="minorHAnsi"/>
                <w:sz w:val="20"/>
                <w:szCs w:val="20"/>
              </w:rPr>
            </w:pPr>
          </w:p>
        </w:tc>
        <w:tc>
          <w:tcPr>
            <w:tcW w:w="567" w:type="dxa"/>
          </w:tcPr>
          <w:p w14:paraId="11AC694E" w14:textId="77777777" w:rsidR="00543C92" w:rsidRPr="00E04FC2" w:rsidRDefault="00543C92" w:rsidP="00543C92">
            <w:pPr>
              <w:jc w:val="center"/>
              <w:rPr>
                <w:rFonts w:asciiTheme="minorHAnsi" w:hAnsiTheme="minorHAnsi" w:cstheme="minorHAnsi"/>
                <w:sz w:val="20"/>
                <w:szCs w:val="20"/>
              </w:rPr>
            </w:pPr>
          </w:p>
        </w:tc>
      </w:tr>
      <w:tr w:rsidR="00543C92" w:rsidRPr="00E04FC2" w14:paraId="56615F3F" w14:textId="77777777" w:rsidTr="00C64368">
        <w:trPr>
          <w:trHeight w:val="345"/>
          <w:jc w:val="center"/>
        </w:trPr>
        <w:tc>
          <w:tcPr>
            <w:tcW w:w="8222" w:type="dxa"/>
          </w:tcPr>
          <w:p w14:paraId="12A324FB"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Are you having specialist care requiring your attendance at hospital clinics for treatment?</w:t>
            </w:r>
          </w:p>
        </w:tc>
        <w:tc>
          <w:tcPr>
            <w:tcW w:w="567" w:type="dxa"/>
          </w:tcPr>
          <w:p w14:paraId="17CE5BF8" w14:textId="77777777" w:rsidR="00543C92" w:rsidRPr="00E04FC2" w:rsidRDefault="00543C92" w:rsidP="00543C92">
            <w:pPr>
              <w:jc w:val="center"/>
              <w:rPr>
                <w:rFonts w:asciiTheme="minorHAnsi" w:hAnsiTheme="minorHAnsi" w:cstheme="minorHAnsi"/>
                <w:sz w:val="20"/>
                <w:szCs w:val="20"/>
              </w:rPr>
            </w:pPr>
          </w:p>
        </w:tc>
        <w:tc>
          <w:tcPr>
            <w:tcW w:w="567" w:type="dxa"/>
          </w:tcPr>
          <w:p w14:paraId="62AB0811" w14:textId="77777777" w:rsidR="00543C92" w:rsidRPr="00E04FC2" w:rsidRDefault="00543C92" w:rsidP="00543C92">
            <w:pPr>
              <w:jc w:val="center"/>
              <w:rPr>
                <w:rFonts w:asciiTheme="minorHAnsi" w:hAnsiTheme="minorHAnsi" w:cstheme="minorHAnsi"/>
                <w:sz w:val="20"/>
                <w:szCs w:val="20"/>
              </w:rPr>
            </w:pPr>
          </w:p>
        </w:tc>
      </w:tr>
      <w:tr w:rsidR="00543C92" w:rsidRPr="00E04FC2" w14:paraId="632CFAB4" w14:textId="77777777" w:rsidTr="00C64368">
        <w:trPr>
          <w:trHeight w:val="345"/>
          <w:jc w:val="center"/>
        </w:trPr>
        <w:tc>
          <w:tcPr>
            <w:tcW w:w="8222" w:type="dxa"/>
          </w:tcPr>
          <w:p w14:paraId="708FE361"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Do you have any other health problem which affects your fitness for night work?</w:t>
            </w:r>
          </w:p>
        </w:tc>
        <w:tc>
          <w:tcPr>
            <w:tcW w:w="567" w:type="dxa"/>
          </w:tcPr>
          <w:p w14:paraId="5B12E4DE" w14:textId="77777777" w:rsidR="00543C92" w:rsidRPr="00E04FC2" w:rsidRDefault="00543C92" w:rsidP="00543C92">
            <w:pPr>
              <w:jc w:val="center"/>
              <w:rPr>
                <w:rFonts w:asciiTheme="minorHAnsi" w:hAnsiTheme="minorHAnsi" w:cstheme="minorHAnsi"/>
                <w:sz w:val="20"/>
                <w:szCs w:val="20"/>
              </w:rPr>
            </w:pPr>
          </w:p>
        </w:tc>
        <w:tc>
          <w:tcPr>
            <w:tcW w:w="567" w:type="dxa"/>
          </w:tcPr>
          <w:p w14:paraId="7EE2F063" w14:textId="77777777" w:rsidR="00543C92" w:rsidRPr="00E04FC2" w:rsidRDefault="00543C92" w:rsidP="00543C92">
            <w:pPr>
              <w:jc w:val="center"/>
              <w:rPr>
                <w:rFonts w:asciiTheme="minorHAnsi" w:hAnsiTheme="minorHAnsi" w:cstheme="minorHAnsi"/>
                <w:sz w:val="20"/>
                <w:szCs w:val="20"/>
              </w:rPr>
            </w:pPr>
          </w:p>
        </w:tc>
      </w:tr>
      <w:tr w:rsidR="00543C92" w:rsidRPr="00E04FC2" w14:paraId="28E98DD4" w14:textId="77777777" w:rsidTr="00C64368">
        <w:trPr>
          <w:trHeight w:val="345"/>
          <w:jc w:val="center"/>
        </w:trPr>
        <w:tc>
          <w:tcPr>
            <w:tcW w:w="8222" w:type="dxa"/>
          </w:tcPr>
          <w:p w14:paraId="4F9AA53B"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Are you taking any medication to a strict timetable?</w:t>
            </w:r>
          </w:p>
        </w:tc>
        <w:tc>
          <w:tcPr>
            <w:tcW w:w="567" w:type="dxa"/>
          </w:tcPr>
          <w:p w14:paraId="7AC19A1A" w14:textId="77777777" w:rsidR="00543C92" w:rsidRPr="00E04FC2" w:rsidRDefault="00543C92" w:rsidP="00543C92">
            <w:pPr>
              <w:jc w:val="center"/>
              <w:rPr>
                <w:rFonts w:asciiTheme="minorHAnsi" w:hAnsiTheme="minorHAnsi" w:cstheme="minorHAnsi"/>
                <w:sz w:val="20"/>
                <w:szCs w:val="20"/>
              </w:rPr>
            </w:pPr>
          </w:p>
        </w:tc>
        <w:tc>
          <w:tcPr>
            <w:tcW w:w="567" w:type="dxa"/>
          </w:tcPr>
          <w:p w14:paraId="7041D732" w14:textId="77777777" w:rsidR="00543C92" w:rsidRPr="00E04FC2" w:rsidRDefault="00543C92" w:rsidP="00543C92">
            <w:pPr>
              <w:jc w:val="center"/>
              <w:rPr>
                <w:rFonts w:asciiTheme="minorHAnsi" w:hAnsiTheme="minorHAnsi" w:cstheme="minorHAnsi"/>
                <w:sz w:val="20"/>
                <w:szCs w:val="20"/>
              </w:rPr>
            </w:pPr>
          </w:p>
        </w:tc>
      </w:tr>
    </w:tbl>
    <w:p w14:paraId="31CFADEC" w14:textId="77777777" w:rsidR="00543C92" w:rsidRPr="00E04FC2" w:rsidRDefault="00543C92" w:rsidP="00C64368">
      <w:pPr>
        <w:autoSpaceDE w:val="0"/>
        <w:autoSpaceDN w:val="0"/>
        <w:adjustRightInd w:val="0"/>
        <w:rPr>
          <w:rFonts w:asciiTheme="minorHAnsi" w:hAnsiTheme="minorHAnsi" w:cstheme="minorHAnsi"/>
          <w:iCs/>
          <w:sz w:val="20"/>
          <w:szCs w:val="20"/>
          <w:lang w:val="en-US"/>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84"/>
      </w:tblGrid>
      <w:tr w:rsidR="00543C92" w:rsidRPr="00E04FC2" w14:paraId="24063B2F" w14:textId="77777777" w:rsidTr="00C64368">
        <w:trPr>
          <w:trHeight w:val="266"/>
          <w:jc w:val="center"/>
        </w:trPr>
        <w:tc>
          <w:tcPr>
            <w:tcW w:w="9356" w:type="dxa"/>
            <w:shd w:val="clear" w:color="auto" w:fill="000000"/>
          </w:tcPr>
          <w:p w14:paraId="07500616" w14:textId="77777777" w:rsidR="00543C92" w:rsidRPr="00E04FC2" w:rsidRDefault="00543C92" w:rsidP="00543C92">
            <w:pPr>
              <w:jc w:val="center"/>
              <w:rPr>
                <w:rFonts w:asciiTheme="minorHAnsi" w:hAnsiTheme="minorHAnsi" w:cstheme="minorHAnsi"/>
                <w:sz w:val="20"/>
                <w:szCs w:val="20"/>
              </w:rPr>
            </w:pPr>
            <w:r w:rsidRPr="00E04FC2">
              <w:rPr>
                <w:rFonts w:asciiTheme="minorHAnsi" w:hAnsiTheme="minorHAnsi" w:cstheme="minorHAnsi"/>
                <w:sz w:val="20"/>
                <w:szCs w:val="20"/>
              </w:rPr>
              <w:t xml:space="preserve">ADDITIONAL INFORMATION </w:t>
            </w:r>
          </w:p>
        </w:tc>
      </w:tr>
      <w:tr w:rsidR="00543C92" w:rsidRPr="00E04FC2" w14:paraId="52B16D0C" w14:textId="77777777" w:rsidTr="00C64368">
        <w:trPr>
          <w:trHeight w:val="294"/>
          <w:jc w:val="center"/>
        </w:trPr>
        <w:tc>
          <w:tcPr>
            <w:tcW w:w="9356" w:type="dxa"/>
          </w:tcPr>
          <w:p w14:paraId="1E192E9A"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Please give the names of any prescribed medications which you take regularly:</w:t>
            </w:r>
          </w:p>
          <w:p w14:paraId="471D8A15" w14:textId="77777777" w:rsidR="00543C92" w:rsidRPr="00E04FC2" w:rsidRDefault="00543C92" w:rsidP="00543C92">
            <w:pPr>
              <w:autoSpaceDE w:val="0"/>
              <w:autoSpaceDN w:val="0"/>
              <w:adjustRightInd w:val="0"/>
              <w:jc w:val="center"/>
              <w:rPr>
                <w:rFonts w:asciiTheme="minorHAnsi" w:hAnsiTheme="minorHAnsi" w:cstheme="minorHAnsi"/>
                <w:iCs/>
                <w:sz w:val="20"/>
                <w:szCs w:val="20"/>
                <w:lang w:val="en-US"/>
              </w:rPr>
            </w:pPr>
          </w:p>
          <w:p w14:paraId="612200FA" w14:textId="77777777" w:rsidR="00543C92" w:rsidRPr="00E04FC2" w:rsidRDefault="00543C92" w:rsidP="00C64368">
            <w:pPr>
              <w:autoSpaceDE w:val="0"/>
              <w:autoSpaceDN w:val="0"/>
              <w:adjustRightInd w:val="0"/>
              <w:rPr>
                <w:rFonts w:asciiTheme="minorHAnsi" w:hAnsiTheme="minorHAnsi" w:cstheme="minorHAnsi"/>
                <w:iCs/>
                <w:sz w:val="20"/>
                <w:szCs w:val="20"/>
                <w:lang w:val="en-US"/>
              </w:rPr>
            </w:pPr>
          </w:p>
          <w:p w14:paraId="708C554D" w14:textId="77777777" w:rsidR="00543C92" w:rsidRPr="00E04FC2" w:rsidRDefault="00543C92" w:rsidP="00543C92">
            <w:pPr>
              <w:autoSpaceDE w:val="0"/>
              <w:autoSpaceDN w:val="0"/>
              <w:adjustRightInd w:val="0"/>
              <w:jc w:val="center"/>
              <w:rPr>
                <w:rFonts w:asciiTheme="minorHAnsi" w:hAnsiTheme="minorHAnsi" w:cstheme="minorHAnsi"/>
                <w:iCs/>
                <w:sz w:val="20"/>
                <w:szCs w:val="20"/>
                <w:lang w:val="en-US"/>
              </w:rPr>
            </w:pPr>
          </w:p>
        </w:tc>
      </w:tr>
      <w:tr w:rsidR="00543C92" w:rsidRPr="00E04FC2" w14:paraId="0FDA6CEB" w14:textId="77777777" w:rsidTr="00C64368">
        <w:trPr>
          <w:trHeight w:val="294"/>
          <w:jc w:val="center"/>
        </w:trPr>
        <w:tc>
          <w:tcPr>
            <w:tcW w:w="9356" w:type="dxa"/>
          </w:tcPr>
          <w:p w14:paraId="7BB14BC8" w14:textId="77777777" w:rsidR="00543C92" w:rsidRPr="00E04FC2" w:rsidRDefault="00543C92" w:rsidP="00543C92">
            <w:pPr>
              <w:pStyle w:val="HRText"/>
              <w:rPr>
                <w:rFonts w:asciiTheme="minorHAnsi" w:hAnsiTheme="minorHAnsi" w:cstheme="minorHAnsi"/>
                <w:sz w:val="20"/>
              </w:rPr>
            </w:pPr>
            <w:r w:rsidRPr="00E04FC2">
              <w:rPr>
                <w:rFonts w:asciiTheme="minorHAnsi" w:hAnsiTheme="minorHAnsi" w:cstheme="minorHAnsi"/>
                <w:sz w:val="20"/>
              </w:rPr>
              <w:t>Please give any further details which you would like to bring to our attention</w:t>
            </w:r>
          </w:p>
          <w:p w14:paraId="5BB54379" w14:textId="77777777" w:rsidR="00543C92" w:rsidRPr="00E04FC2" w:rsidRDefault="00543C92" w:rsidP="00543C92">
            <w:pPr>
              <w:pStyle w:val="HRText"/>
              <w:rPr>
                <w:rFonts w:asciiTheme="minorHAnsi" w:hAnsiTheme="minorHAnsi" w:cstheme="minorHAnsi"/>
                <w:sz w:val="20"/>
              </w:rPr>
            </w:pPr>
          </w:p>
          <w:p w14:paraId="53EA50B2" w14:textId="77777777" w:rsidR="00543C92" w:rsidRPr="00E04FC2" w:rsidRDefault="00543C92" w:rsidP="00543C92">
            <w:pPr>
              <w:pStyle w:val="HRText"/>
              <w:rPr>
                <w:rFonts w:asciiTheme="minorHAnsi" w:hAnsiTheme="minorHAnsi" w:cstheme="minorHAnsi"/>
                <w:sz w:val="20"/>
              </w:rPr>
            </w:pPr>
          </w:p>
          <w:p w14:paraId="5F26B167" w14:textId="77777777" w:rsidR="00543C92" w:rsidRPr="00E04FC2" w:rsidRDefault="00543C92" w:rsidP="00543C92">
            <w:pPr>
              <w:pStyle w:val="HRText"/>
              <w:rPr>
                <w:rFonts w:asciiTheme="minorHAnsi" w:hAnsiTheme="minorHAnsi" w:cstheme="minorHAnsi"/>
                <w:sz w:val="20"/>
              </w:rPr>
            </w:pPr>
          </w:p>
          <w:p w14:paraId="7C3B73E7" w14:textId="77777777" w:rsidR="00543C92" w:rsidRPr="00E04FC2" w:rsidRDefault="00543C92" w:rsidP="00543C92">
            <w:pPr>
              <w:pStyle w:val="HRText"/>
              <w:rPr>
                <w:rFonts w:asciiTheme="minorHAnsi" w:hAnsiTheme="minorHAnsi" w:cstheme="minorHAnsi"/>
                <w:sz w:val="20"/>
              </w:rPr>
            </w:pPr>
          </w:p>
        </w:tc>
      </w:tr>
    </w:tbl>
    <w:p w14:paraId="49911A8F" w14:textId="551F61ED" w:rsidR="00543C92" w:rsidRDefault="00543C92" w:rsidP="00C50EFC">
      <w:pPr>
        <w:autoSpaceDE w:val="0"/>
        <w:autoSpaceDN w:val="0"/>
        <w:adjustRightInd w:val="0"/>
        <w:jc w:val="center"/>
        <w:rPr>
          <w:rFonts w:asciiTheme="minorHAnsi" w:hAnsiTheme="minorHAnsi" w:cstheme="minorHAnsi"/>
          <w:iCs/>
          <w:sz w:val="20"/>
          <w:szCs w:val="20"/>
          <w:lang w:val="en-US"/>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84"/>
      </w:tblGrid>
      <w:tr w:rsidR="00C64368" w:rsidRPr="000E0815" w14:paraId="0FFD0AE2" w14:textId="77777777" w:rsidTr="00831551">
        <w:trPr>
          <w:trHeight w:val="151"/>
          <w:jc w:val="center"/>
        </w:trPr>
        <w:tc>
          <w:tcPr>
            <w:tcW w:w="9498" w:type="dxa"/>
            <w:shd w:val="clear" w:color="auto" w:fill="000000"/>
          </w:tcPr>
          <w:p w14:paraId="7A00E924" w14:textId="77777777" w:rsidR="00C64368" w:rsidRPr="000E0815" w:rsidRDefault="00C64368" w:rsidP="00831551">
            <w:pPr>
              <w:jc w:val="center"/>
              <w:rPr>
                <w:rFonts w:asciiTheme="minorHAnsi" w:hAnsiTheme="minorHAnsi" w:cstheme="minorHAnsi"/>
                <w:b/>
                <w:sz w:val="20"/>
                <w:szCs w:val="20"/>
              </w:rPr>
            </w:pPr>
            <w:bookmarkStart w:id="1" w:name="_Hlk513023869"/>
            <w:bookmarkStart w:id="2" w:name="_Hlk513038705"/>
            <w:bookmarkStart w:id="3" w:name="_Hlk67560401"/>
            <w:r w:rsidRPr="00091AA0">
              <w:rPr>
                <w:rFonts w:asciiTheme="minorHAnsi" w:hAnsiTheme="minorHAnsi" w:cstheme="minorHAnsi"/>
                <w:b/>
                <w:sz w:val="20"/>
                <w:szCs w:val="20"/>
              </w:rPr>
              <w:lastRenderedPageBreak/>
              <w:t>UK General Data Protection Regulation (UK GDPR)</w:t>
            </w:r>
          </w:p>
        </w:tc>
      </w:tr>
      <w:tr w:rsidR="00C64368" w:rsidRPr="000E0815" w14:paraId="62657660" w14:textId="77777777" w:rsidTr="00831551">
        <w:trPr>
          <w:trHeight w:val="300"/>
          <w:jc w:val="center"/>
        </w:trPr>
        <w:tc>
          <w:tcPr>
            <w:tcW w:w="9498" w:type="dxa"/>
          </w:tcPr>
          <w:p w14:paraId="79973CDD" w14:textId="77777777" w:rsidR="00C64368" w:rsidRDefault="00C64368" w:rsidP="00831551">
            <w:pPr>
              <w:jc w:val="center"/>
              <w:rPr>
                <w:rFonts w:asciiTheme="minorHAnsi" w:hAnsiTheme="minorHAnsi" w:cstheme="minorHAnsi"/>
                <w:sz w:val="20"/>
                <w:szCs w:val="20"/>
              </w:rPr>
            </w:pPr>
            <w:bookmarkStart w:id="4" w:name="_Hlk513037323"/>
            <w:r w:rsidRPr="000E0815">
              <w:rPr>
                <w:rFonts w:asciiTheme="minorHAnsi" w:hAnsiTheme="minorHAnsi" w:cstheme="minorHAnsi"/>
                <w:sz w:val="20"/>
                <w:szCs w:val="20"/>
              </w:rPr>
              <w:t>All information supplied by you will be held in confidence by Healthier Business UK Ltd. Records will be retained electronically in accordance with best practice and the requirements of the General Data Protection Regulations at which time it may be subject to audit. Your data may also be cross referenced should you have registered with other clients of Healthier Business UK Ltd. Your personal data may be required to be seen by an occupational health advisor or physician; however it will not be shown, nor their contents shared with anyone - including Managers, Human Resources Advisors, GP</w:t>
            </w:r>
            <w:r>
              <w:rPr>
                <w:rFonts w:asciiTheme="minorHAnsi" w:hAnsiTheme="minorHAnsi" w:cstheme="minorHAnsi"/>
                <w:sz w:val="20"/>
                <w:szCs w:val="20"/>
              </w:rPr>
              <w:t>’s</w:t>
            </w:r>
            <w:r w:rsidRPr="000E0815">
              <w:rPr>
                <w:rFonts w:asciiTheme="minorHAnsi" w:hAnsiTheme="minorHAnsi" w:cstheme="minorHAnsi"/>
                <w:sz w:val="20"/>
                <w:szCs w:val="20"/>
              </w:rPr>
              <w:t>, Specialists or third party’s - without your explicit consent. You have the right of erasure (the right to be forgotten), refusal of consent</w:t>
            </w:r>
            <w:r>
              <w:rPr>
                <w:rFonts w:asciiTheme="minorHAnsi" w:hAnsiTheme="minorHAnsi" w:cstheme="minorHAnsi"/>
                <w:sz w:val="20"/>
                <w:szCs w:val="20"/>
              </w:rPr>
              <w:t xml:space="preserve"> and </w:t>
            </w:r>
            <w:r w:rsidRPr="000E0815">
              <w:rPr>
                <w:rFonts w:asciiTheme="minorHAnsi" w:hAnsiTheme="minorHAnsi" w:cstheme="minorHAnsi"/>
                <w:sz w:val="20"/>
                <w:szCs w:val="20"/>
              </w:rPr>
              <w:t>withdrawal of consent without detriment</w:t>
            </w:r>
            <w:r>
              <w:rPr>
                <w:rFonts w:asciiTheme="minorHAnsi" w:hAnsiTheme="minorHAnsi" w:cstheme="minorHAnsi"/>
                <w:sz w:val="20"/>
                <w:szCs w:val="20"/>
              </w:rPr>
              <w:t xml:space="preserve"> (withdrawal of consent can be exercised at any stage of the process)</w:t>
            </w:r>
            <w:r w:rsidRPr="000E0815">
              <w:rPr>
                <w:rFonts w:asciiTheme="minorHAnsi" w:hAnsiTheme="minorHAnsi" w:cstheme="minorHAnsi"/>
                <w:sz w:val="20"/>
                <w:szCs w:val="20"/>
              </w:rPr>
              <w:t>. The only exceptions to this may be a court order for release of records in a judicial dispute or where there is a public responsibility obligation.</w:t>
            </w:r>
            <w:bookmarkEnd w:id="4"/>
            <w:r>
              <w:rPr>
                <w:rFonts w:asciiTheme="minorHAnsi" w:hAnsiTheme="minorHAnsi" w:cstheme="minorHAnsi"/>
                <w:sz w:val="20"/>
                <w:szCs w:val="20"/>
              </w:rPr>
              <w:t xml:space="preserve"> Further information regarding your rights under GDPR can be found on the following: </w:t>
            </w:r>
          </w:p>
          <w:p w14:paraId="3A06F667" w14:textId="77777777" w:rsidR="00C64368" w:rsidRDefault="00035537" w:rsidP="00831551">
            <w:pPr>
              <w:jc w:val="center"/>
              <w:rPr>
                <w:rStyle w:val="Hyperlink"/>
                <w:rFonts w:asciiTheme="minorHAnsi" w:hAnsiTheme="minorHAnsi" w:cstheme="minorHAnsi"/>
                <w:sz w:val="20"/>
                <w:szCs w:val="20"/>
              </w:rPr>
            </w:pPr>
            <w:hyperlink r:id="rId8" w:history="1">
              <w:r w:rsidR="00C64368" w:rsidRPr="00A324C1">
                <w:rPr>
                  <w:rStyle w:val="Hyperlink"/>
                  <w:rFonts w:asciiTheme="minorHAnsi" w:hAnsiTheme="minorHAnsi" w:cstheme="minorHAnsi"/>
                  <w:sz w:val="20"/>
                  <w:szCs w:val="20"/>
                </w:rPr>
                <w:t>https://ico.org.uk/for-organisations/guide-to-data-protection/guide-to-the-general-data-protection-regulation-gdpr/individual-rights/</w:t>
              </w:r>
            </w:hyperlink>
            <w:r w:rsidR="00C64368">
              <w:rPr>
                <w:rFonts w:asciiTheme="minorHAnsi" w:hAnsiTheme="minorHAnsi" w:cstheme="minorHAnsi"/>
                <w:sz w:val="20"/>
                <w:szCs w:val="20"/>
              </w:rPr>
              <w:t xml:space="preserve"> </w:t>
            </w:r>
          </w:p>
          <w:p w14:paraId="38279AAB" w14:textId="77777777" w:rsidR="00C64368" w:rsidRPr="000E0815" w:rsidRDefault="00C64368" w:rsidP="00831551">
            <w:pPr>
              <w:jc w:val="center"/>
              <w:rPr>
                <w:rFonts w:asciiTheme="minorHAnsi" w:hAnsiTheme="minorHAnsi" w:cstheme="minorHAnsi"/>
                <w:sz w:val="20"/>
                <w:szCs w:val="20"/>
              </w:rPr>
            </w:pPr>
            <w:r>
              <w:rPr>
                <w:rFonts w:asciiTheme="minorHAnsi" w:hAnsiTheme="minorHAnsi" w:cstheme="minorHAnsi"/>
                <w:sz w:val="20"/>
                <w:szCs w:val="20"/>
              </w:rPr>
              <w:t xml:space="preserve">If you wish to have sight of our privacy policy, please send your request to </w:t>
            </w:r>
            <w:hyperlink r:id="rId9" w:history="1">
              <w:r w:rsidRPr="00191654">
                <w:rPr>
                  <w:rStyle w:val="Hyperlink"/>
                  <w:rFonts w:asciiTheme="minorHAnsi" w:hAnsiTheme="minorHAnsi" w:cstheme="minorHAnsi"/>
                  <w:sz w:val="20"/>
                  <w:szCs w:val="20"/>
                </w:rPr>
                <w:t>support@hbcompliance.co.uk</w:t>
              </w:r>
            </w:hyperlink>
            <w:r>
              <w:rPr>
                <w:rFonts w:asciiTheme="minorHAnsi" w:hAnsiTheme="minorHAnsi" w:cstheme="minorHAnsi"/>
                <w:sz w:val="20"/>
                <w:szCs w:val="20"/>
              </w:rPr>
              <w:t xml:space="preserve">  </w:t>
            </w:r>
          </w:p>
        </w:tc>
      </w:tr>
      <w:bookmarkEnd w:id="1"/>
    </w:tbl>
    <w:p w14:paraId="697B1C0F" w14:textId="77777777" w:rsidR="00C64368" w:rsidRDefault="00C64368" w:rsidP="00C64368">
      <w:pPr>
        <w:rPr>
          <w:rFonts w:asciiTheme="minorHAnsi" w:hAnsiTheme="minorHAnsi" w:cstheme="minorHAnsi"/>
          <w:sz w:val="20"/>
          <w:szCs w:val="20"/>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14"/>
        <w:gridCol w:w="705"/>
        <w:gridCol w:w="565"/>
      </w:tblGrid>
      <w:tr w:rsidR="00C64368" w:rsidRPr="00B400AD" w14:paraId="4CB21397" w14:textId="77777777" w:rsidTr="00831551">
        <w:trPr>
          <w:trHeight w:val="132"/>
          <w:jc w:val="center"/>
        </w:trPr>
        <w:tc>
          <w:tcPr>
            <w:tcW w:w="9498" w:type="dxa"/>
            <w:gridSpan w:val="3"/>
            <w:shd w:val="clear" w:color="auto" w:fill="000000"/>
          </w:tcPr>
          <w:p w14:paraId="32F06DD3" w14:textId="77777777" w:rsidR="00C64368" w:rsidRPr="00B400AD" w:rsidRDefault="00C64368" w:rsidP="00831551">
            <w:pPr>
              <w:jc w:val="center"/>
              <w:rPr>
                <w:rFonts w:asciiTheme="minorHAnsi" w:hAnsiTheme="minorHAnsi" w:cstheme="minorHAnsi"/>
                <w:b/>
                <w:sz w:val="20"/>
                <w:szCs w:val="20"/>
              </w:rPr>
            </w:pPr>
            <w:bookmarkStart w:id="5" w:name="_Hlk10818327"/>
            <w:bookmarkEnd w:id="2"/>
            <w:r>
              <w:rPr>
                <w:rFonts w:asciiTheme="minorHAnsi" w:hAnsiTheme="minorHAnsi" w:cstheme="minorHAnsi"/>
                <w:b/>
                <w:sz w:val="20"/>
                <w:szCs w:val="20"/>
              </w:rPr>
              <w:t>Consent</w:t>
            </w:r>
          </w:p>
        </w:tc>
      </w:tr>
      <w:tr w:rsidR="00C64368" w:rsidRPr="00B400AD" w14:paraId="2284C8BE" w14:textId="77777777" w:rsidTr="00831551">
        <w:trPr>
          <w:trHeight w:val="132"/>
          <w:jc w:val="center"/>
        </w:trPr>
        <w:tc>
          <w:tcPr>
            <w:tcW w:w="9498" w:type="dxa"/>
            <w:gridSpan w:val="3"/>
            <w:shd w:val="clear" w:color="auto" w:fill="auto"/>
          </w:tcPr>
          <w:p w14:paraId="66A65CD2" w14:textId="77777777" w:rsidR="00C64368" w:rsidRDefault="00C64368" w:rsidP="00831551">
            <w:pPr>
              <w:jc w:val="center"/>
              <w:rPr>
                <w:rFonts w:asciiTheme="minorHAnsi" w:hAnsiTheme="minorHAnsi" w:cstheme="minorHAnsi"/>
                <w:sz w:val="20"/>
                <w:szCs w:val="20"/>
              </w:rPr>
            </w:pPr>
            <w:r w:rsidRPr="00081313">
              <w:rPr>
                <w:rFonts w:asciiTheme="minorHAnsi" w:hAnsiTheme="minorHAnsi" w:cstheme="minorHAnsi"/>
                <w:sz w:val="20"/>
                <w:szCs w:val="20"/>
              </w:rPr>
              <w:t>Consent is a process rather than a one off decision, for consent to be valid, it must be voluntary and informed</w:t>
            </w:r>
            <w:r>
              <w:rPr>
                <w:rFonts w:asciiTheme="minorHAnsi" w:hAnsiTheme="minorHAnsi" w:cstheme="minorHAnsi"/>
                <w:sz w:val="20"/>
                <w:szCs w:val="20"/>
              </w:rPr>
              <w:t>.</w:t>
            </w:r>
            <w:r>
              <w:t xml:space="preserve"> </w:t>
            </w:r>
            <w:r w:rsidRPr="00081313">
              <w:rPr>
                <w:rFonts w:asciiTheme="minorHAnsi" w:hAnsiTheme="minorHAnsi" w:cstheme="minorHAnsi"/>
                <w:sz w:val="20"/>
                <w:szCs w:val="20"/>
              </w:rPr>
              <w:t xml:space="preserve">You have the right to withdraw your consent at any </w:t>
            </w:r>
            <w:r>
              <w:rPr>
                <w:rFonts w:asciiTheme="minorHAnsi" w:hAnsiTheme="minorHAnsi" w:cstheme="minorHAnsi"/>
                <w:sz w:val="20"/>
                <w:szCs w:val="20"/>
              </w:rPr>
              <w:t xml:space="preserve">stage of the process, either verbally or in writing. </w:t>
            </w:r>
          </w:p>
          <w:p w14:paraId="1743E3BF" w14:textId="77777777" w:rsidR="00C64368" w:rsidRPr="00187086" w:rsidRDefault="00C64368" w:rsidP="00831551">
            <w:pPr>
              <w:jc w:val="center"/>
              <w:rPr>
                <w:rFonts w:asciiTheme="minorHAnsi" w:hAnsiTheme="minorHAnsi" w:cstheme="minorHAnsi"/>
                <w:sz w:val="20"/>
                <w:szCs w:val="20"/>
              </w:rPr>
            </w:pPr>
            <w:r>
              <w:rPr>
                <w:rFonts w:asciiTheme="minorHAnsi" w:hAnsiTheme="minorHAnsi" w:cstheme="minorHAnsi"/>
                <w:sz w:val="20"/>
                <w:szCs w:val="20"/>
              </w:rPr>
              <w:t>Further information regarding consent is available on the ‘Candidate Screening Leaflet’.</w:t>
            </w:r>
          </w:p>
        </w:tc>
      </w:tr>
      <w:tr w:rsidR="00C64368" w:rsidRPr="00B400AD" w14:paraId="3AA868AA" w14:textId="77777777" w:rsidTr="00831551">
        <w:trPr>
          <w:trHeight w:val="150"/>
          <w:jc w:val="center"/>
        </w:trPr>
        <w:tc>
          <w:tcPr>
            <w:tcW w:w="8222" w:type="dxa"/>
          </w:tcPr>
          <w:p w14:paraId="5B15D6E5" w14:textId="77777777" w:rsidR="00C64368" w:rsidRPr="00B400AD" w:rsidRDefault="00C64368" w:rsidP="00831551">
            <w:pPr>
              <w:jc w:val="center"/>
              <w:rPr>
                <w:rFonts w:asciiTheme="minorHAnsi" w:hAnsiTheme="minorHAnsi" w:cstheme="minorHAnsi"/>
                <w:b/>
                <w:sz w:val="20"/>
                <w:szCs w:val="20"/>
                <w:u w:val="single"/>
              </w:rPr>
            </w:pPr>
            <w:r w:rsidRPr="00B400AD">
              <w:rPr>
                <w:rFonts w:asciiTheme="minorHAnsi" w:hAnsiTheme="minorHAnsi" w:cstheme="minorHAnsi"/>
                <w:b/>
                <w:sz w:val="20"/>
                <w:szCs w:val="20"/>
                <w:u w:val="single"/>
              </w:rPr>
              <w:t xml:space="preserve">All staff groups complete this section </w:t>
            </w:r>
          </w:p>
        </w:tc>
        <w:tc>
          <w:tcPr>
            <w:tcW w:w="709" w:type="dxa"/>
          </w:tcPr>
          <w:p w14:paraId="6FE20008" w14:textId="77777777" w:rsidR="00C64368" w:rsidRPr="00B400AD" w:rsidRDefault="00C64368" w:rsidP="00831551">
            <w:pPr>
              <w:jc w:val="center"/>
              <w:rPr>
                <w:rFonts w:asciiTheme="minorHAnsi" w:hAnsiTheme="minorHAnsi" w:cstheme="minorHAnsi"/>
                <w:sz w:val="20"/>
                <w:szCs w:val="20"/>
              </w:rPr>
            </w:pPr>
            <w:r w:rsidRPr="00B400AD">
              <w:rPr>
                <w:rFonts w:asciiTheme="minorHAnsi" w:hAnsiTheme="minorHAnsi" w:cstheme="minorHAnsi"/>
                <w:sz w:val="20"/>
                <w:szCs w:val="20"/>
              </w:rPr>
              <w:t>Yes</w:t>
            </w:r>
          </w:p>
        </w:tc>
        <w:tc>
          <w:tcPr>
            <w:tcW w:w="567" w:type="dxa"/>
          </w:tcPr>
          <w:p w14:paraId="4C2821E0" w14:textId="77777777" w:rsidR="00C64368" w:rsidRPr="00B400AD" w:rsidRDefault="00C64368" w:rsidP="00831551">
            <w:pPr>
              <w:jc w:val="center"/>
              <w:rPr>
                <w:rFonts w:asciiTheme="minorHAnsi" w:hAnsiTheme="minorHAnsi" w:cstheme="minorHAnsi"/>
                <w:sz w:val="20"/>
                <w:szCs w:val="20"/>
              </w:rPr>
            </w:pPr>
            <w:r w:rsidRPr="00B400AD">
              <w:rPr>
                <w:rFonts w:asciiTheme="minorHAnsi" w:hAnsiTheme="minorHAnsi" w:cstheme="minorHAnsi"/>
                <w:sz w:val="20"/>
                <w:szCs w:val="20"/>
              </w:rPr>
              <w:t>No</w:t>
            </w:r>
          </w:p>
        </w:tc>
      </w:tr>
      <w:tr w:rsidR="00C64368" w:rsidRPr="00B400AD" w14:paraId="37E490D1" w14:textId="77777777" w:rsidTr="00831551">
        <w:trPr>
          <w:trHeight w:val="150"/>
          <w:jc w:val="center"/>
        </w:trPr>
        <w:tc>
          <w:tcPr>
            <w:tcW w:w="8222" w:type="dxa"/>
          </w:tcPr>
          <w:p w14:paraId="69C416E0" w14:textId="176E2371" w:rsidR="00C64368" w:rsidRPr="00B400AD" w:rsidRDefault="003C3A6F" w:rsidP="00831551">
            <w:pPr>
              <w:rPr>
                <w:rFonts w:asciiTheme="minorHAnsi" w:hAnsiTheme="minorHAnsi" w:cstheme="minorHAnsi"/>
                <w:b/>
                <w:sz w:val="20"/>
                <w:szCs w:val="20"/>
                <w:u w:val="single"/>
              </w:rPr>
            </w:pPr>
            <w:r w:rsidRPr="000C58EF">
              <w:rPr>
                <w:rFonts w:asciiTheme="minorHAnsi" w:hAnsiTheme="minorHAnsi" w:cstheme="minorHAnsi"/>
                <w:bCs/>
                <w:sz w:val="20"/>
                <w:szCs w:val="20"/>
              </w:rPr>
              <w:t>Do you consent to this questionnaire, and any supporting documentation</w:t>
            </w:r>
            <w:r>
              <w:rPr>
                <w:rFonts w:asciiTheme="minorHAnsi" w:hAnsiTheme="minorHAnsi" w:cstheme="minorHAnsi"/>
                <w:bCs/>
                <w:sz w:val="20"/>
                <w:szCs w:val="20"/>
              </w:rPr>
              <w:t>, being assessed by an Occupational Health Advisor for the purpose of providing a Fitness to Work Certificate?</w:t>
            </w:r>
          </w:p>
        </w:tc>
        <w:tc>
          <w:tcPr>
            <w:tcW w:w="709" w:type="dxa"/>
          </w:tcPr>
          <w:p w14:paraId="22AE7667" w14:textId="77777777" w:rsidR="00C64368" w:rsidRPr="00B400AD" w:rsidRDefault="00035537" w:rsidP="00831551">
            <w:pPr>
              <w:jc w:val="center"/>
              <w:rPr>
                <w:rFonts w:asciiTheme="minorHAnsi" w:hAnsiTheme="minorHAnsi" w:cstheme="minorHAnsi"/>
                <w:sz w:val="20"/>
                <w:szCs w:val="20"/>
              </w:rPr>
            </w:pPr>
            <w:sdt>
              <w:sdtPr>
                <w:rPr>
                  <w:rFonts w:asciiTheme="minorHAnsi" w:hAnsiTheme="minorHAnsi" w:cstheme="minorHAnsi"/>
                </w:rPr>
                <w:id w:val="105013057"/>
                <w14:checkbox>
                  <w14:checked w14:val="0"/>
                  <w14:checkedState w14:val="2612" w14:font="MS Gothic"/>
                  <w14:uncheckedState w14:val="2610" w14:font="MS Gothic"/>
                </w14:checkbox>
              </w:sdtPr>
              <w:sdtEndPr/>
              <w:sdtContent>
                <w:r w:rsidR="00C64368" w:rsidRPr="00B400AD">
                  <w:rPr>
                    <w:rFonts w:ascii="Segoe UI Symbol" w:hAnsi="Segoe UI Symbol" w:cs="Segoe UI Symbol"/>
                  </w:rPr>
                  <w:t>☐</w:t>
                </w:r>
              </w:sdtContent>
            </w:sdt>
          </w:p>
        </w:tc>
        <w:tc>
          <w:tcPr>
            <w:tcW w:w="567" w:type="dxa"/>
          </w:tcPr>
          <w:p w14:paraId="1A011DE5" w14:textId="77777777" w:rsidR="00C64368" w:rsidRPr="00B400AD" w:rsidRDefault="00035537" w:rsidP="00831551">
            <w:pPr>
              <w:jc w:val="center"/>
              <w:rPr>
                <w:rFonts w:asciiTheme="minorHAnsi" w:hAnsiTheme="minorHAnsi" w:cstheme="minorHAnsi"/>
              </w:rPr>
            </w:pPr>
            <w:sdt>
              <w:sdtPr>
                <w:rPr>
                  <w:rFonts w:asciiTheme="minorHAnsi" w:hAnsiTheme="minorHAnsi" w:cstheme="minorHAnsi"/>
                </w:rPr>
                <w:id w:val="-1534418482"/>
                <w14:checkbox>
                  <w14:checked w14:val="0"/>
                  <w14:checkedState w14:val="2612" w14:font="MS Gothic"/>
                  <w14:uncheckedState w14:val="2610" w14:font="MS Gothic"/>
                </w14:checkbox>
              </w:sdtPr>
              <w:sdtEndPr/>
              <w:sdtContent>
                <w:r w:rsidR="00C64368" w:rsidRPr="00B400AD">
                  <w:rPr>
                    <w:rFonts w:ascii="Segoe UI Symbol" w:hAnsi="Segoe UI Symbol" w:cs="Segoe UI Symbol"/>
                  </w:rPr>
                  <w:t>☐</w:t>
                </w:r>
              </w:sdtContent>
            </w:sdt>
          </w:p>
        </w:tc>
      </w:tr>
      <w:tr w:rsidR="00C64368" w:rsidRPr="00B400AD" w14:paraId="602F19CD" w14:textId="77777777" w:rsidTr="00831551">
        <w:trPr>
          <w:trHeight w:val="150"/>
          <w:jc w:val="center"/>
        </w:trPr>
        <w:tc>
          <w:tcPr>
            <w:tcW w:w="8222" w:type="dxa"/>
          </w:tcPr>
          <w:p w14:paraId="5694655C" w14:textId="7336428D" w:rsidR="00C64368" w:rsidRPr="00B400AD" w:rsidRDefault="00BF6491" w:rsidP="00831551">
            <w:pPr>
              <w:rPr>
                <w:rFonts w:asciiTheme="minorHAnsi" w:hAnsiTheme="minorHAnsi" w:cstheme="minorHAnsi"/>
                <w:sz w:val="20"/>
                <w:szCs w:val="20"/>
              </w:rPr>
            </w:pPr>
            <w:r>
              <w:rPr>
                <w:rFonts w:asciiTheme="minorHAnsi" w:hAnsiTheme="minorHAnsi" w:cstheme="minorHAnsi"/>
                <w:sz w:val="20"/>
                <w:szCs w:val="20"/>
              </w:rPr>
              <w:t>Do you consent to our Occupational Health Advisors speaking with you regarding any declaration you may have made relating to your medical history?</w:t>
            </w:r>
          </w:p>
        </w:tc>
        <w:tc>
          <w:tcPr>
            <w:tcW w:w="709" w:type="dxa"/>
          </w:tcPr>
          <w:p w14:paraId="1601668C" w14:textId="77777777" w:rsidR="00C64368" w:rsidRPr="00B400AD" w:rsidRDefault="00035537" w:rsidP="00831551">
            <w:pPr>
              <w:jc w:val="center"/>
              <w:rPr>
                <w:rFonts w:asciiTheme="minorHAnsi" w:hAnsiTheme="minorHAnsi" w:cstheme="minorHAnsi"/>
              </w:rPr>
            </w:pPr>
            <w:sdt>
              <w:sdtPr>
                <w:rPr>
                  <w:rFonts w:asciiTheme="minorHAnsi" w:hAnsiTheme="minorHAnsi" w:cstheme="minorHAnsi"/>
                </w:rPr>
                <w:id w:val="-955798493"/>
                <w14:checkbox>
                  <w14:checked w14:val="0"/>
                  <w14:checkedState w14:val="2612" w14:font="MS Gothic"/>
                  <w14:uncheckedState w14:val="2610" w14:font="MS Gothic"/>
                </w14:checkbox>
              </w:sdtPr>
              <w:sdtEndPr/>
              <w:sdtContent>
                <w:r w:rsidR="00C64368" w:rsidRPr="00B400AD">
                  <w:rPr>
                    <w:rFonts w:ascii="Segoe UI Symbol" w:hAnsi="Segoe UI Symbol" w:cs="Segoe UI Symbol"/>
                  </w:rPr>
                  <w:t>☐</w:t>
                </w:r>
              </w:sdtContent>
            </w:sdt>
          </w:p>
        </w:tc>
        <w:tc>
          <w:tcPr>
            <w:tcW w:w="567" w:type="dxa"/>
          </w:tcPr>
          <w:p w14:paraId="4EC7C075" w14:textId="77777777" w:rsidR="00C64368" w:rsidRPr="00B400AD" w:rsidRDefault="00035537" w:rsidP="00831551">
            <w:pPr>
              <w:jc w:val="center"/>
              <w:rPr>
                <w:rFonts w:asciiTheme="minorHAnsi" w:hAnsiTheme="minorHAnsi" w:cstheme="minorHAnsi"/>
              </w:rPr>
            </w:pPr>
            <w:sdt>
              <w:sdtPr>
                <w:rPr>
                  <w:rFonts w:asciiTheme="minorHAnsi" w:hAnsiTheme="minorHAnsi" w:cstheme="minorHAnsi"/>
                </w:rPr>
                <w:id w:val="454143061"/>
                <w14:checkbox>
                  <w14:checked w14:val="0"/>
                  <w14:checkedState w14:val="2612" w14:font="MS Gothic"/>
                  <w14:uncheckedState w14:val="2610" w14:font="MS Gothic"/>
                </w14:checkbox>
              </w:sdtPr>
              <w:sdtEndPr/>
              <w:sdtContent>
                <w:r w:rsidR="00C64368" w:rsidRPr="00B400AD">
                  <w:rPr>
                    <w:rFonts w:ascii="Segoe UI Symbol" w:hAnsi="Segoe UI Symbol" w:cs="Segoe UI Symbol"/>
                  </w:rPr>
                  <w:t>☐</w:t>
                </w:r>
              </w:sdtContent>
            </w:sdt>
          </w:p>
        </w:tc>
      </w:tr>
      <w:tr w:rsidR="00C64368" w:rsidRPr="00B400AD" w14:paraId="6100D879" w14:textId="77777777" w:rsidTr="00831551">
        <w:trPr>
          <w:trHeight w:val="150"/>
          <w:jc w:val="center"/>
        </w:trPr>
        <w:tc>
          <w:tcPr>
            <w:tcW w:w="8222" w:type="dxa"/>
          </w:tcPr>
          <w:p w14:paraId="09FDAA63" w14:textId="4BC08EB3" w:rsidR="00C64368" w:rsidRDefault="00C64368" w:rsidP="00831551">
            <w:pPr>
              <w:rPr>
                <w:rFonts w:asciiTheme="minorHAnsi" w:hAnsiTheme="minorHAnsi" w:cstheme="minorHAnsi"/>
                <w:sz w:val="20"/>
                <w:szCs w:val="20"/>
              </w:rPr>
            </w:pPr>
            <w:r>
              <w:rPr>
                <w:rFonts w:asciiTheme="minorHAnsi" w:hAnsiTheme="minorHAnsi" w:cstheme="minorHAnsi"/>
                <w:sz w:val="20"/>
                <w:szCs w:val="20"/>
              </w:rPr>
              <w:t>Do you</w:t>
            </w:r>
            <w:r w:rsidRPr="000E0815">
              <w:rPr>
                <w:rFonts w:asciiTheme="minorHAnsi" w:hAnsiTheme="minorHAnsi" w:cstheme="minorHAnsi"/>
                <w:sz w:val="20"/>
                <w:szCs w:val="20"/>
              </w:rPr>
              <w:t xml:space="preserve"> consent </w:t>
            </w:r>
            <w:r>
              <w:rPr>
                <w:rFonts w:asciiTheme="minorHAnsi" w:hAnsiTheme="minorHAnsi" w:cstheme="minorHAnsi"/>
                <w:sz w:val="20"/>
                <w:szCs w:val="20"/>
              </w:rPr>
              <w:t>to our Occupational Health Advisors</w:t>
            </w:r>
            <w:r w:rsidRPr="000E0815">
              <w:rPr>
                <w:rFonts w:asciiTheme="minorHAnsi" w:hAnsiTheme="minorHAnsi" w:cstheme="minorHAnsi"/>
                <w:sz w:val="20"/>
                <w:szCs w:val="20"/>
              </w:rPr>
              <w:t xml:space="preserve"> </w:t>
            </w:r>
            <w:r>
              <w:rPr>
                <w:rFonts w:asciiTheme="minorHAnsi" w:hAnsiTheme="minorHAnsi" w:cstheme="minorHAnsi"/>
                <w:sz w:val="20"/>
                <w:szCs w:val="20"/>
              </w:rPr>
              <w:t xml:space="preserve">making recommendations to your employer/agency to assist with your ability to carry out your </w:t>
            </w:r>
            <w:r w:rsidR="00035537" w:rsidRPr="000323AC">
              <w:rPr>
                <w:rFonts w:asciiTheme="minorHAnsi" w:hAnsiTheme="minorHAnsi" w:cstheme="minorHAnsi"/>
                <w:sz w:val="20"/>
                <w:szCs w:val="20"/>
              </w:rPr>
              <w:t>prospective</w:t>
            </w:r>
            <w:r w:rsidR="00035537">
              <w:rPr>
                <w:rFonts w:asciiTheme="minorHAnsi" w:hAnsiTheme="minorHAnsi" w:cstheme="minorHAnsi"/>
                <w:sz w:val="20"/>
                <w:szCs w:val="20"/>
              </w:rPr>
              <w:t xml:space="preserve"> </w:t>
            </w:r>
            <w:r>
              <w:rPr>
                <w:rFonts w:asciiTheme="minorHAnsi" w:hAnsiTheme="minorHAnsi" w:cstheme="minorHAnsi"/>
                <w:sz w:val="20"/>
                <w:szCs w:val="20"/>
              </w:rPr>
              <w:t>role?</w:t>
            </w:r>
          </w:p>
        </w:tc>
        <w:tc>
          <w:tcPr>
            <w:tcW w:w="709" w:type="dxa"/>
          </w:tcPr>
          <w:p w14:paraId="637E546E" w14:textId="77777777" w:rsidR="00C64368" w:rsidRDefault="00035537" w:rsidP="00831551">
            <w:pPr>
              <w:jc w:val="center"/>
              <w:rPr>
                <w:rFonts w:asciiTheme="minorHAnsi" w:hAnsiTheme="minorHAnsi" w:cstheme="minorHAnsi"/>
              </w:rPr>
            </w:pPr>
            <w:sdt>
              <w:sdtPr>
                <w:rPr>
                  <w:rFonts w:asciiTheme="minorHAnsi" w:hAnsiTheme="minorHAnsi" w:cstheme="minorHAnsi"/>
                </w:rPr>
                <w:id w:val="-403535751"/>
                <w14:checkbox>
                  <w14:checked w14:val="0"/>
                  <w14:checkedState w14:val="2612" w14:font="MS Gothic"/>
                  <w14:uncheckedState w14:val="2610" w14:font="MS Gothic"/>
                </w14:checkbox>
              </w:sdtPr>
              <w:sdtEndPr/>
              <w:sdtContent>
                <w:r w:rsidR="00C64368" w:rsidRPr="00B400AD">
                  <w:rPr>
                    <w:rFonts w:ascii="Segoe UI Symbol" w:hAnsi="Segoe UI Symbol" w:cs="Segoe UI Symbol"/>
                  </w:rPr>
                  <w:t>☐</w:t>
                </w:r>
              </w:sdtContent>
            </w:sdt>
          </w:p>
        </w:tc>
        <w:tc>
          <w:tcPr>
            <w:tcW w:w="567" w:type="dxa"/>
          </w:tcPr>
          <w:p w14:paraId="0079F035" w14:textId="77777777" w:rsidR="00C64368" w:rsidRDefault="00035537" w:rsidP="00831551">
            <w:pPr>
              <w:jc w:val="center"/>
              <w:rPr>
                <w:rFonts w:asciiTheme="minorHAnsi" w:hAnsiTheme="minorHAnsi" w:cstheme="minorHAnsi"/>
              </w:rPr>
            </w:pPr>
            <w:sdt>
              <w:sdtPr>
                <w:rPr>
                  <w:rFonts w:asciiTheme="minorHAnsi" w:hAnsiTheme="minorHAnsi" w:cstheme="minorHAnsi"/>
                </w:rPr>
                <w:id w:val="-443233371"/>
                <w14:checkbox>
                  <w14:checked w14:val="0"/>
                  <w14:checkedState w14:val="2612" w14:font="MS Gothic"/>
                  <w14:uncheckedState w14:val="2610" w14:font="MS Gothic"/>
                </w14:checkbox>
              </w:sdtPr>
              <w:sdtEndPr/>
              <w:sdtContent>
                <w:r w:rsidR="00C64368" w:rsidRPr="00B400AD">
                  <w:rPr>
                    <w:rFonts w:ascii="Segoe UI Symbol" w:hAnsi="Segoe UI Symbol" w:cs="Segoe UI Symbol"/>
                  </w:rPr>
                  <w:t>☐</w:t>
                </w:r>
              </w:sdtContent>
            </w:sdt>
          </w:p>
        </w:tc>
      </w:tr>
      <w:bookmarkEnd w:id="3"/>
      <w:bookmarkEnd w:id="5"/>
    </w:tbl>
    <w:p w14:paraId="608218DE" w14:textId="77777777" w:rsidR="00C64368" w:rsidRPr="00E04FC2" w:rsidRDefault="00C64368" w:rsidP="00C64368">
      <w:pPr>
        <w:autoSpaceDE w:val="0"/>
        <w:autoSpaceDN w:val="0"/>
        <w:adjustRightInd w:val="0"/>
        <w:rPr>
          <w:rFonts w:asciiTheme="minorHAnsi" w:hAnsiTheme="minorHAnsi" w:cstheme="minorHAnsi"/>
          <w:iCs/>
          <w:sz w:val="20"/>
          <w:szCs w:val="20"/>
          <w:lang w:val="en-US"/>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11"/>
        <w:gridCol w:w="3430"/>
        <w:gridCol w:w="2343"/>
      </w:tblGrid>
      <w:tr w:rsidR="00543C92" w:rsidRPr="00E04FC2" w14:paraId="56456C2F" w14:textId="77777777" w:rsidTr="00C64368">
        <w:trPr>
          <w:trHeight w:val="151"/>
          <w:jc w:val="center"/>
        </w:trPr>
        <w:tc>
          <w:tcPr>
            <w:tcW w:w="9356" w:type="dxa"/>
            <w:gridSpan w:val="3"/>
            <w:shd w:val="clear" w:color="auto" w:fill="000000"/>
          </w:tcPr>
          <w:p w14:paraId="5EB4B9B6" w14:textId="77777777" w:rsidR="00543C92" w:rsidRPr="00E04FC2" w:rsidRDefault="00543C92" w:rsidP="00543C92">
            <w:pPr>
              <w:jc w:val="center"/>
              <w:rPr>
                <w:rFonts w:asciiTheme="minorHAnsi" w:hAnsiTheme="minorHAnsi" w:cstheme="minorHAnsi"/>
                <w:b/>
                <w:sz w:val="20"/>
                <w:szCs w:val="20"/>
              </w:rPr>
            </w:pPr>
            <w:r w:rsidRPr="00E04FC2">
              <w:rPr>
                <w:rFonts w:asciiTheme="minorHAnsi" w:hAnsiTheme="minorHAnsi" w:cstheme="minorHAnsi"/>
                <w:b/>
                <w:sz w:val="20"/>
                <w:szCs w:val="20"/>
              </w:rPr>
              <w:t>DECLARATION</w:t>
            </w:r>
          </w:p>
        </w:tc>
      </w:tr>
      <w:tr w:rsidR="00543C92" w:rsidRPr="00E04FC2" w14:paraId="0C020A42" w14:textId="77777777" w:rsidTr="00C64368">
        <w:trPr>
          <w:trHeight w:val="481"/>
          <w:jc w:val="center"/>
        </w:trPr>
        <w:tc>
          <w:tcPr>
            <w:tcW w:w="9356" w:type="dxa"/>
            <w:gridSpan w:val="3"/>
          </w:tcPr>
          <w:p w14:paraId="303F6B3F" w14:textId="3B1B098A" w:rsidR="00144F4D" w:rsidRPr="00E04FC2" w:rsidRDefault="00543C92" w:rsidP="00C64368">
            <w:pPr>
              <w:jc w:val="center"/>
              <w:rPr>
                <w:rFonts w:asciiTheme="minorHAnsi" w:hAnsiTheme="minorHAnsi" w:cstheme="minorHAnsi"/>
                <w:sz w:val="20"/>
                <w:szCs w:val="20"/>
              </w:rPr>
            </w:pPr>
            <w:r w:rsidRPr="00E04FC2">
              <w:rPr>
                <w:rFonts w:asciiTheme="minorHAnsi" w:hAnsiTheme="minorHAnsi" w:cstheme="minorHAnsi"/>
                <w:sz w:val="20"/>
                <w:szCs w:val="20"/>
              </w:rPr>
              <w:t>I agree to inform my employer of a</w:t>
            </w:r>
            <w:r w:rsidR="00D22700" w:rsidRPr="00E04FC2">
              <w:rPr>
                <w:rFonts w:asciiTheme="minorHAnsi" w:hAnsiTheme="minorHAnsi" w:cstheme="minorHAnsi"/>
                <w:sz w:val="20"/>
                <w:szCs w:val="20"/>
              </w:rPr>
              <w:t>ny health problems prior to being</w:t>
            </w:r>
            <w:r w:rsidRPr="00E04FC2">
              <w:rPr>
                <w:rFonts w:asciiTheme="minorHAnsi" w:hAnsiTheme="minorHAnsi" w:cstheme="minorHAnsi"/>
                <w:sz w:val="20"/>
                <w:szCs w:val="20"/>
              </w:rPr>
              <w:t xml:space="preserve"> placed so that my health and safety can be protected whilst at work. </w:t>
            </w:r>
            <w:r w:rsidR="00144F4D" w:rsidRPr="00E04FC2">
              <w:rPr>
                <w:rFonts w:asciiTheme="minorHAnsi" w:hAnsiTheme="minorHAnsi" w:cstheme="minorHAnsi"/>
                <w:sz w:val="20"/>
                <w:szCs w:val="20"/>
              </w:rPr>
              <w:t xml:space="preserve">The information </w:t>
            </w:r>
            <w:r w:rsidR="00C64368">
              <w:rPr>
                <w:rFonts w:asciiTheme="minorHAnsi" w:hAnsiTheme="minorHAnsi" w:cstheme="minorHAnsi"/>
                <w:sz w:val="20"/>
                <w:szCs w:val="20"/>
              </w:rPr>
              <w:t xml:space="preserve">I have </w:t>
            </w:r>
            <w:r w:rsidR="00144F4D" w:rsidRPr="00E04FC2">
              <w:rPr>
                <w:rFonts w:asciiTheme="minorHAnsi" w:hAnsiTheme="minorHAnsi" w:cstheme="minorHAnsi"/>
                <w:sz w:val="20"/>
                <w:szCs w:val="20"/>
              </w:rPr>
              <w:t xml:space="preserve">supplied is true to the best of my belief.  </w:t>
            </w:r>
          </w:p>
        </w:tc>
      </w:tr>
      <w:tr w:rsidR="00543C92" w:rsidRPr="00E04FC2" w14:paraId="7140DE92" w14:textId="77777777" w:rsidTr="00C64368">
        <w:trPr>
          <w:trHeight w:val="211"/>
          <w:jc w:val="center"/>
        </w:trPr>
        <w:tc>
          <w:tcPr>
            <w:tcW w:w="3600" w:type="dxa"/>
            <w:shd w:val="clear" w:color="auto" w:fill="000000"/>
          </w:tcPr>
          <w:p w14:paraId="45504C8F" w14:textId="77777777" w:rsidR="00543C92" w:rsidRPr="00E04FC2" w:rsidRDefault="00543C92" w:rsidP="00543C92">
            <w:pPr>
              <w:jc w:val="center"/>
              <w:rPr>
                <w:rFonts w:asciiTheme="minorHAnsi" w:hAnsiTheme="minorHAnsi" w:cstheme="minorHAnsi"/>
                <w:sz w:val="20"/>
                <w:szCs w:val="20"/>
              </w:rPr>
            </w:pPr>
            <w:r w:rsidRPr="00E04FC2">
              <w:rPr>
                <w:rFonts w:asciiTheme="minorHAnsi" w:hAnsiTheme="minorHAnsi" w:cstheme="minorHAnsi"/>
                <w:sz w:val="20"/>
                <w:szCs w:val="20"/>
              </w:rPr>
              <w:t>Name</w:t>
            </w:r>
          </w:p>
        </w:tc>
        <w:tc>
          <w:tcPr>
            <w:tcW w:w="3420" w:type="dxa"/>
            <w:shd w:val="clear" w:color="auto" w:fill="000000"/>
          </w:tcPr>
          <w:p w14:paraId="3495E7D6" w14:textId="77777777" w:rsidR="00543C92" w:rsidRPr="00E04FC2" w:rsidRDefault="00543C92" w:rsidP="00543C92">
            <w:pPr>
              <w:jc w:val="center"/>
              <w:rPr>
                <w:rFonts w:asciiTheme="minorHAnsi" w:hAnsiTheme="minorHAnsi" w:cstheme="minorHAnsi"/>
                <w:sz w:val="20"/>
                <w:szCs w:val="20"/>
              </w:rPr>
            </w:pPr>
            <w:r w:rsidRPr="00E04FC2">
              <w:rPr>
                <w:rFonts w:asciiTheme="minorHAnsi" w:hAnsiTheme="minorHAnsi" w:cstheme="minorHAnsi"/>
                <w:sz w:val="20"/>
                <w:szCs w:val="20"/>
              </w:rPr>
              <w:t>Signature</w:t>
            </w:r>
          </w:p>
        </w:tc>
        <w:tc>
          <w:tcPr>
            <w:tcW w:w="2336" w:type="dxa"/>
            <w:shd w:val="clear" w:color="auto" w:fill="000000"/>
          </w:tcPr>
          <w:p w14:paraId="75EBC711" w14:textId="77777777" w:rsidR="00543C92" w:rsidRPr="00E04FC2" w:rsidRDefault="00543C92" w:rsidP="00543C92">
            <w:pPr>
              <w:jc w:val="center"/>
              <w:rPr>
                <w:rFonts w:asciiTheme="minorHAnsi" w:hAnsiTheme="minorHAnsi" w:cstheme="minorHAnsi"/>
                <w:sz w:val="20"/>
                <w:szCs w:val="20"/>
              </w:rPr>
            </w:pPr>
            <w:r w:rsidRPr="00E04FC2">
              <w:rPr>
                <w:rFonts w:asciiTheme="minorHAnsi" w:hAnsiTheme="minorHAnsi" w:cstheme="minorHAnsi"/>
                <w:sz w:val="20"/>
                <w:szCs w:val="20"/>
              </w:rPr>
              <w:t>Date</w:t>
            </w:r>
          </w:p>
        </w:tc>
      </w:tr>
      <w:tr w:rsidR="00543C92" w:rsidRPr="00E04FC2" w14:paraId="4F6FA968" w14:textId="77777777" w:rsidTr="00C64368">
        <w:trPr>
          <w:trHeight w:val="481"/>
          <w:jc w:val="center"/>
        </w:trPr>
        <w:tc>
          <w:tcPr>
            <w:tcW w:w="3600" w:type="dxa"/>
          </w:tcPr>
          <w:p w14:paraId="60A76991" w14:textId="77777777" w:rsidR="00543C92" w:rsidRPr="00E04FC2" w:rsidRDefault="00543C92" w:rsidP="00543C92">
            <w:pPr>
              <w:rPr>
                <w:rFonts w:asciiTheme="minorHAnsi" w:hAnsiTheme="minorHAnsi" w:cstheme="minorHAnsi"/>
                <w:sz w:val="20"/>
                <w:szCs w:val="20"/>
              </w:rPr>
            </w:pPr>
          </w:p>
        </w:tc>
        <w:tc>
          <w:tcPr>
            <w:tcW w:w="3420" w:type="dxa"/>
          </w:tcPr>
          <w:p w14:paraId="1189DA7D" w14:textId="77777777" w:rsidR="00543C92" w:rsidRPr="00E04FC2" w:rsidRDefault="00543C92" w:rsidP="00543C92">
            <w:pPr>
              <w:rPr>
                <w:rFonts w:asciiTheme="minorHAnsi" w:hAnsiTheme="minorHAnsi" w:cstheme="minorHAnsi"/>
                <w:sz w:val="20"/>
                <w:szCs w:val="20"/>
              </w:rPr>
            </w:pPr>
          </w:p>
        </w:tc>
        <w:tc>
          <w:tcPr>
            <w:tcW w:w="2336" w:type="dxa"/>
          </w:tcPr>
          <w:p w14:paraId="708F95B8" w14:textId="77777777" w:rsidR="00543C92" w:rsidRPr="00E04FC2" w:rsidRDefault="00543C92" w:rsidP="00543C92">
            <w:pPr>
              <w:rPr>
                <w:rFonts w:asciiTheme="minorHAnsi" w:hAnsiTheme="minorHAnsi" w:cstheme="minorHAnsi"/>
                <w:sz w:val="20"/>
                <w:szCs w:val="20"/>
              </w:rPr>
            </w:pPr>
          </w:p>
        </w:tc>
      </w:tr>
    </w:tbl>
    <w:p w14:paraId="09C2D479" w14:textId="77777777" w:rsidR="00543C92" w:rsidRPr="00E04FC2" w:rsidRDefault="00543C92" w:rsidP="00C50EFC">
      <w:pPr>
        <w:autoSpaceDE w:val="0"/>
        <w:autoSpaceDN w:val="0"/>
        <w:adjustRightInd w:val="0"/>
        <w:jc w:val="center"/>
        <w:rPr>
          <w:rFonts w:asciiTheme="minorHAnsi" w:hAnsiTheme="minorHAnsi" w:cstheme="minorHAnsi"/>
          <w:iCs/>
          <w:sz w:val="20"/>
          <w:szCs w:val="20"/>
          <w:lang w:val="en-US"/>
        </w:rPr>
      </w:pPr>
    </w:p>
    <w:p w14:paraId="37DB0CEF" w14:textId="0CA80ECE" w:rsidR="00A06458" w:rsidRPr="00E04FC2" w:rsidRDefault="00A06458" w:rsidP="00D04A57">
      <w:pPr>
        <w:autoSpaceDE w:val="0"/>
        <w:autoSpaceDN w:val="0"/>
        <w:adjustRightInd w:val="0"/>
        <w:jc w:val="center"/>
        <w:rPr>
          <w:rFonts w:asciiTheme="minorHAnsi" w:hAnsiTheme="minorHAnsi" w:cstheme="minorHAnsi"/>
          <w:iCs/>
          <w:sz w:val="20"/>
          <w:szCs w:val="20"/>
          <w:lang w:val="en-US"/>
        </w:rPr>
      </w:pPr>
    </w:p>
    <w:sectPr w:rsidR="00A06458" w:rsidRPr="00E04FC2" w:rsidSect="00BF6491">
      <w:footerReference w:type="default" r:id="rId10"/>
      <w:pgSz w:w="12240" w:h="15840"/>
      <w:pgMar w:top="851" w:right="1440" w:bottom="426"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D9276" w14:textId="77777777" w:rsidR="009A476F" w:rsidRDefault="009A476F" w:rsidP="004E3B07">
      <w:r>
        <w:separator/>
      </w:r>
    </w:p>
  </w:endnote>
  <w:endnote w:type="continuationSeparator" w:id="0">
    <w:p w14:paraId="522A2E1F" w14:textId="77777777" w:rsidR="009A476F" w:rsidRDefault="009A476F" w:rsidP="004E3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9B1A8" w14:textId="6D7ECAAC" w:rsidR="00603439" w:rsidRPr="00A94962" w:rsidRDefault="00603439" w:rsidP="00603439">
    <w:pPr>
      <w:pStyle w:val="Footer"/>
      <w:jc w:val="right"/>
      <w:rPr>
        <w:rFonts w:ascii="Calibri" w:hAnsi="Calibri"/>
        <w:sz w:val="16"/>
      </w:rPr>
    </w:pPr>
    <w:r>
      <w:rPr>
        <w:rFonts w:ascii="Calibri" w:hAnsi="Calibri"/>
        <w:sz w:val="16"/>
      </w:rPr>
      <w:t>Night Worker Questionnaire – Version 00</w:t>
    </w:r>
    <w:r w:rsidR="00BF6491">
      <w:rPr>
        <w:rFonts w:ascii="Calibri" w:hAnsi="Calibri"/>
        <w:sz w:val="16"/>
      </w:rPr>
      <w:t>6</w:t>
    </w:r>
  </w:p>
  <w:p w14:paraId="5A511ED2" w14:textId="77777777" w:rsidR="00603439" w:rsidRPr="00A94962" w:rsidRDefault="00603439" w:rsidP="00603439">
    <w:pPr>
      <w:pStyle w:val="Footer"/>
      <w:jc w:val="right"/>
      <w:rPr>
        <w:rFonts w:ascii="Calibri" w:hAnsi="Calibri"/>
        <w:sz w:val="16"/>
      </w:rPr>
    </w:pPr>
    <w:r w:rsidRPr="00A94962">
      <w:rPr>
        <w:rFonts w:ascii="Calibri" w:hAnsi="Calibri"/>
        <w:sz w:val="16"/>
        <w:lang w:val="en-US"/>
      </w:rPr>
      <w:t xml:space="preserve">Page </w:t>
    </w:r>
    <w:r w:rsidRPr="00A94962">
      <w:rPr>
        <w:rFonts w:ascii="Calibri" w:hAnsi="Calibri"/>
        <w:sz w:val="16"/>
        <w:lang w:val="en-US"/>
      </w:rPr>
      <w:fldChar w:fldCharType="begin"/>
    </w:r>
    <w:r w:rsidRPr="00A94962">
      <w:rPr>
        <w:rFonts w:ascii="Calibri" w:hAnsi="Calibri"/>
        <w:sz w:val="16"/>
        <w:lang w:val="en-US"/>
      </w:rPr>
      <w:instrText xml:space="preserve"> PAGE </w:instrText>
    </w:r>
    <w:r w:rsidRPr="00A94962">
      <w:rPr>
        <w:rFonts w:ascii="Calibri" w:hAnsi="Calibri"/>
        <w:sz w:val="16"/>
        <w:lang w:val="en-US"/>
      </w:rPr>
      <w:fldChar w:fldCharType="separate"/>
    </w:r>
    <w:r w:rsidR="00D04A57">
      <w:rPr>
        <w:rFonts w:ascii="Calibri" w:hAnsi="Calibri"/>
        <w:noProof/>
        <w:sz w:val="16"/>
        <w:lang w:val="en-US"/>
      </w:rPr>
      <w:t>2</w:t>
    </w:r>
    <w:r w:rsidRPr="00A94962">
      <w:rPr>
        <w:rFonts w:ascii="Calibri" w:hAnsi="Calibri"/>
        <w:sz w:val="16"/>
        <w:lang w:val="en-US"/>
      </w:rPr>
      <w:fldChar w:fldCharType="end"/>
    </w:r>
    <w:r w:rsidRPr="00A94962">
      <w:rPr>
        <w:rFonts w:ascii="Calibri" w:hAnsi="Calibri"/>
        <w:sz w:val="16"/>
        <w:lang w:val="en-US"/>
      </w:rPr>
      <w:t xml:space="preserve"> of </w:t>
    </w:r>
    <w:r>
      <w:rPr>
        <w:rFonts w:ascii="Calibri" w:hAnsi="Calibri"/>
        <w:sz w:val="16"/>
        <w:lang w:val="en-US"/>
      </w:rPr>
      <w:t>2</w:t>
    </w:r>
  </w:p>
  <w:p w14:paraId="75183F3F" w14:textId="60562009" w:rsidR="00603439" w:rsidRPr="00A94962" w:rsidRDefault="00603439" w:rsidP="00603439">
    <w:pPr>
      <w:pStyle w:val="Footer"/>
      <w:jc w:val="right"/>
      <w:rPr>
        <w:rFonts w:ascii="Calibri" w:hAnsi="Calibri"/>
        <w:sz w:val="16"/>
      </w:rPr>
    </w:pPr>
    <w:r w:rsidRPr="00A94962">
      <w:rPr>
        <w:rFonts w:ascii="Calibri" w:hAnsi="Calibri"/>
        <w:sz w:val="16"/>
      </w:rPr>
      <w:t xml:space="preserve">Updated: </w:t>
    </w:r>
    <w:r w:rsidR="00C64368">
      <w:rPr>
        <w:rFonts w:ascii="Calibri" w:hAnsi="Calibri"/>
        <w:sz w:val="16"/>
      </w:rPr>
      <w:t>25</w:t>
    </w:r>
    <w:r w:rsidR="00D04A57">
      <w:rPr>
        <w:rFonts w:ascii="Calibri" w:hAnsi="Calibri"/>
        <w:sz w:val="16"/>
      </w:rPr>
      <w:t>/0</w:t>
    </w:r>
    <w:r w:rsidR="00C64368">
      <w:rPr>
        <w:rFonts w:ascii="Calibri" w:hAnsi="Calibri"/>
        <w:sz w:val="16"/>
      </w:rPr>
      <w:t>3</w:t>
    </w:r>
    <w:r w:rsidR="00D04A57">
      <w:rPr>
        <w:rFonts w:ascii="Calibri" w:hAnsi="Calibri"/>
        <w:sz w:val="16"/>
      </w:rPr>
      <w:t>/20</w:t>
    </w:r>
    <w:r w:rsidR="00C64368">
      <w:rPr>
        <w:rFonts w:ascii="Calibri" w:hAnsi="Calibri"/>
        <w:sz w:val="16"/>
      </w:rPr>
      <w:t>21</w:t>
    </w:r>
  </w:p>
  <w:p w14:paraId="3E3F4661" w14:textId="77777777" w:rsidR="00603439" w:rsidRDefault="006034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95599" w14:textId="77777777" w:rsidR="009A476F" w:rsidRDefault="009A476F" w:rsidP="004E3B07">
      <w:r>
        <w:separator/>
      </w:r>
    </w:p>
  </w:footnote>
  <w:footnote w:type="continuationSeparator" w:id="0">
    <w:p w14:paraId="59DBF56F" w14:textId="77777777" w:rsidR="009A476F" w:rsidRDefault="009A476F" w:rsidP="004E3B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EFC"/>
    <w:rsid w:val="00035537"/>
    <w:rsid w:val="00144F4D"/>
    <w:rsid w:val="003C3A6F"/>
    <w:rsid w:val="004E3B07"/>
    <w:rsid w:val="00543C92"/>
    <w:rsid w:val="005E51AE"/>
    <w:rsid w:val="00603439"/>
    <w:rsid w:val="00610342"/>
    <w:rsid w:val="006831E2"/>
    <w:rsid w:val="008D231B"/>
    <w:rsid w:val="009543C8"/>
    <w:rsid w:val="009A476F"/>
    <w:rsid w:val="00A06458"/>
    <w:rsid w:val="00A97063"/>
    <w:rsid w:val="00BB4C27"/>
    <w:rsid w:val="00BB5849"/>
    <w:rsid w:val="00BF6491"/>
    <w:rsid w:val="00C50EFC"/>
    <w:rsid w:val="00C64368"/>
    <w:rsid w:val="00D04A57"/>
    <w:rsid w:val="00D22700"/>
    <w:rsid w:val="00DF7EB7"/>
    <w:rsid w:val="00E02E26"/>
    <w:rsid w:val="00E04FC2"/>
    <w:rsid w:val="00E062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4:docId w14:val="664341F2"/>
  <w15:chartTrackingRefBased/>
  <w15:docId w15:val="{652800A1-B12F-4B42-8E6E-F83C96EF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063"/>
    <w:rPr>
      <w:rFonts w:ascii="Arial" w:hAnsi="Arial"/>
      <w:sz w:val="22"/>
      <w:szCs w:val="24"/>
      <w:lang w:eastAsia="en-US"/>
    </w:rPr>
  </w:style>
  <w:style w:type="paragraph" w:styleId="Heading2">
    <w:name w:val="heading 2"/>
    <w:basedOn w:val="Normal"/>
    <w:next w:val="Normal"/>
    <w:link w:val="Heading2Char"/>
    <w:qFormat/>
    <w:rsid w:val="00A97063"/>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A97063"/>
    <w:pPr>
      <w:keepNext/>
      <w:spacing w:before="240" w:after="60"/>
      <w:outlineLvl w:val="2"/>
    </w:pPr>
    <w:rPr>
      <w:rFonts w:cs="Arial"/>
      <w:b/>
      <w:bCs/>
      <w:sz w:val="26"/>
      <w:szCs w:val="26"/>
    </w:rPr>
  </w:style>
  <w:style w:type="paragraph" w:styleId="Heading4">
    <w:name w:val="heading 4"/>
    <w:basedOn w:val="Normal"/>
    <w:next w:val="Normal"/>
    <w:link w:val="Heading4Char"/>
    <w:qFormat/>
    <w:rsid w:val="00A97063"/>
    <w:pPr>
      <w:keepNext/>
      <w:jc w:val="both"/>
      <w:outlineLvl w:val="3"/>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A97063"/>
    <w:rPr>
      <w:rFonts w:ascii="Arial" w:hAnsi="Arial" w:cs="Arial"/>
      <w:b/>
      <w:bCs/>
      <w:i/>
      <w:iCs/>
      <w:sz w:val="28"/>
      <w:szCs w:val="28"/>
      <w:lang w:val="en-GB"/>
    </w:rPr>
  </w:style>
  <w:style w:type="character" w:customStyle="1" w:styleId="Heading3Char">
    <w:name w:val="Heading 3 Char"/>
    <w:link w:val="Heading3"/>
    <w:rsid w:val="00A97063"/>
    <w:rPr>
      <w:rFonts w:ascii="Arial" w:hAnsi="Arial" w:cs="Arial"/>
      <w:b/>
      <w:bCs/>
      <w:sz w:val="26"/>
      <w:szCs w:val="26"/>
      <w:lang w:val="en-GB"/>
    </w:rPr>
  </w:style>
  <w:style w:type="character" w:customStyle="1" w:styleId="Heading4Char">
    <w:name w:val="Heading 4 Char"/>
    <w:link w:val="Heading4"/>
    <w:rsid w:val="00A97063"/>
    <w:rPr>
      <w:rFonts w:ascii="Arial" w:hAnsi="Arial" w:cs="Arial"/>
      <w:b/>
      <w:bCs/>
      <w:sz w:val="22"/>
      <w:szCs w:val="24"/>
      <w:lang w:val="en-GB"/>
    </w:rPr>
  </w:style>
  <w:style w:type="paragraph" w:styleId="BalloonText">
    <w:name w:val="Balloon Text"/>
    <w:basedOn w:val="Normal"/>
    <w:link w:val="BalloonTextChar"/>
    <w:uiPriority w:val="99"/>
    <w:semiHidden/>
    <w:unhideWhenUsed/>
    <w:rsid w:val="00C50EFC"/>
    <w:rPr>
      <w:rFonts w:ascii="Tahoma" w:hAnsi="Tahoma" w:cs="Tahoma"/>
      <w:sz w:val="16"/>
      <w:szCs w:val="16"/>
    </w:rPr>
  </w:style>
  <w:style w:type="character" w:customStyle="1" w:styleId="BalloonTextChar">
    <w:name w:val="Balloon Text Char"/>
    <w:link w:val="BalloonText"/>
    <w:uiPriority w:val="99"/>
    <w:semiHidden/>
    <w:rsid w:val="00C50EFC"/>
    <w:rPr>
      <w:rFonts w:ascii="Tahoma" w:hAnsi="Tahoma" w:cs="Tahoma"/>
      <w:sz w:val="16"/>
      <w:szCs w:val="16"/>
      <w:lang w:val="en-GB"/>
    </w:rPr>
  </w:style>
  <w:style w:type="paragraph" w:customStyle="1" w:styleId="HRText">
    <w:name w:val="HR Text"/>
    <w:basedOn w:val="Normal"/>
    <w:rsid w:val="00C50EFC"/>
    <w:pPr>
      <w:overflowPunct w:val="0"/>
      <w:autoSpaceDE w:val="0"/>
      <w:autoSpaceDN w:val="0"/>
      <w:adjustRightInd w:val="0"/>
      <w:jc w:val="both"/>
      <w:textAlignment w:val="baseline"/>
    </w:pPr>
    <w:rPr>
      <w:rFonts w:ascii="Verdana" w:hAnsi="Verdana"/>
      <w:sz w:val="21"/>
      <w:szCs w:val="20"/>
      <w:lang w:eastAsia="en-GB"/>
    </w:rPr>
  </w:style>
  <w:style w:type="paragraph" w:customStyle="1" w:styleId="HRTitle">
    <w:name w:val="HR Title"/>
    <w:next w:val="Normal"/>
    <w:rsid w:val="00C50EFC"/>
    <w:pPr>
      <w:tabs>
        <w:tab w:val="left" w:pos="288"/>
      </w:tabs>
      <w:overflowPunct w:val="0"/>
      <w:autoSpaceDE w:val="0"/>
      <w:autoSpaceDN w:val="0"/>
      <w:adjustRightInd w:val="0"/>
      <w:spacing w:line="320" w:lineRule="exact"/>
      <w:ind w:right="1469"/>
      <w:textAlignment w:val="baseline"/>
    </w:pPr>
    <w:rPr>
      <w:rFonts w:ascii="Arial" w:hAnsi="Arial"/>
      <w:b/>
      <w:sz w:val="28"/>
    </w:rPr>
  </w:style>
  <w:style w:type="paragraph" w:styleId="BodyText3">
    <w:name w:val="Body Text 3"/>
    <w:basedOn w:val="Normal"/>
    <w:link w:val="BodyText3Char"/>
    <w:rsid w:val="00A06458"/>
    <w:pPr>
      <w:spacing w:after="120"/>
    </w:pPr>
    <w:rPr>
      <w:rFonts w:ascii="Times New Roman" w:hAnsi="Times New Roman"/>
      <w:sz w:val="16"/>
      <w:szCs w:val="16"/>
    </w:rPr>
  </w:style>
  <w:style w:type="character" w:customStyle="1" w:styleId="BodyText3Char">
    <w:name w:val="Body Text 3 Char"/>
    <w:link w:val="BodyText3"/>
    <w:rsid w:val="00A06458"/>
    <w:rPr>
      <w:sz w:val="16"/>
      <w:szCs w:val="16"/>
      <w:lang w:val="en-GB"/>
    </w:rPr>
  </w:style>
  <w:style w:type="paragraph" w:styleId="Header">
    <w:name w:val="header"/>
    <w:basedOn w:val="Normal"/>
    <w:link w:val="HeaderChar"/>
    <w:uiPriority w:val="99"/>
    <w:unhideWhenUsed/>
    <w:rsid w:val="004E3B07"/>
    <w:pPr>
      <w:tabs>
        <w:tab w:val="center" w:pos="4513"/>
        <w:tab w:val="right" w:pos="9026"/>
      </w:tabs>
    </w:pPr>
  </w:style>
  <w:style w:type="character" w:customStyle="1" w:styleId="HeaderChar">
    <w:name w:val="Header Char"/>
    <w:link w:val="Header"/>
    <w:uiPriority w:val="99"/>
    <w:rsid w:val="004E3B07"/>
    <w:rPr>
      <w:rFonts w:ascii="Arial" w:hAnsi="Arial"/>
      <w:sz w:val="22"/>
      <w:szCs w:val="24"/>
      <w:lang w:eastAsia="en-US"/>
    </w:rPr>
  </w:style>
  <w:style w:type="paragraph" w:styleId="Footer">
    <w:name w:val="footer"/>
    <w:basedOn w:val="Normal"/>
    <w:link w:val="FooterChar"/>
    <w:uiPriority w:val="99"/>
    <w:unhideWhenUsed/>
    <w:rsid w:val="004E3B07"/>
    <w:pPr>
      <w:tabs>
        <w:tab w:val="center" w:pos="4513"/>
        <w:tab w:val="right" w:pos="9026"/>
      </w:tabs>
    </w:pPr>
  </w:style>
  <w:style w:type="character" w:customStyle="1" w:styleId="FooterChar">
    <w:name w:val="Footer Char"/>
    <w:link w:val="Footer"/>
    <w:uiPriority w:val="99"/>
    <w:rsid w:val="004E3B07"/>
    <w:rPr>
      <w:rFonts w:ascii="Arial" w:hAnsi="Arial"/>
      <w:sz w:val="22"/>
      <w:szCs w:val="24"/>
      <w:lang w:eastAsia="en-US"/>
    </w:rPr>
  </w:style>
  <w:style w:type="character" w:styleId="Hyperlink">
    <w:name w:val="Hyperlink"/>
    <w:uiPriority w:val="99"/>
    <w:unhideWhenUsed/>
    <w:rsid w:val="00C643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co.org.uk/for-organisations/guide-to-data-protection/guide-to-the-general-data-protection-regulation-gdpr/individual-rights/"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mailto:support@hbcompliance.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Carlin</dc:creator>
  <cp:keywords/>
  <dc:description/>
  <cp:lastModifiedBy>Andrew Carlin</cp:lastModifiedBy>
  <cp:revision>11</cp:revision>
  <dcterms:created xsi:type="dcterms:W3CDTF">2018-05-02T10:53:00Z</dcterms:created>
  <dcterms:modified xsi:type="dcterms:W3CDTF">2021-06-20T12:43:00Z</dcterms:modified>
</cp:coreProperties>
</file>